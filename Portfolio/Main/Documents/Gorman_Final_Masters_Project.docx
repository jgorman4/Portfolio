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96F3" w14:textId="77777777" w:rsidR="002315F3" w:rsidRPr="00DA1BB0" w:rsidRDefault="002315F3" w:rsidP="002315F3">
      <w:pPr>
        <w:spacing w:after="0"/>
        <w:jc w:val="center"/>
        <w:rPr>
          <w:rFonts w:ascii="Times New Roman" w:hAnsi="Times New Roman"/>
          <w:sz w:val="24"/>
          <w:szCs w:val="24"/>
        </w:rPr>
      </w:pPr>
    </w:p>
    <w:p w14:paraId="2602DA78" w14:textId="77777777" w:rsidR="002315F3" w:rsidRPr="00DA1BB0" w:rsidRDefault="002315F3" w:rsidP="002315F3">
      <w:pPr>
        <w:spacing w:after="0"/>
        <w:jc w:val="center"/>
        <w:rPr>
          <w:rFonts w:ascii="Times New Roman" w:hAnsi="Times New Roman"/>
          <w:sz w:val="24"/>
          <w:szCs w:val="24"/>
        </w:rPr>
      </w:pPr>
    </w:p>
    <w:p w14:paraId="5684008A" w14:textId="77777777" w:rsidR="002315F3" w:rsidRPr="00DA1BB0" w:rsidRDefault="002315F3" w:rsidP="002315F3">
      <w:pPr>
        <w:spacing w:after="0"/>
        <w:jc w:val="center"/>
        <w:rPr>
          <w:rFonts w:ascii="Times New Roman" w:hAnsi="Times New Roman"/>
          <w:sz w:val="24"/>
          <w:szCs w:val="24"/>
        </w:rPr>
      </w:pPr>
    </w:p>
    <w:p w14:paraId="6182E9F1" w14:textId="13DD2864" w:rsidR="002315F3" w:rsidRPr="00DA1BB0" w:rsidRDefault="002315F3" w:rsidP="002315F3">
      <w:pPr>
        <w:spacing w:after="0" w:line="240" w:lineRule="auto"/>
        <w:jc w:val="center"/>
        <w:rPr>
          <w:rFonts w:ascii="Times New Roman" w:hAnsi="Times New Roman"/>
          <w:sz w:val="24"/>
          <w:szCs w:val="24"/>
        </w:rPr>
      </w:pPr>
      <w:r w:rsidRPr="002315F3">
        <w:rPr>
          <w:rFonts w:ascii="Times New Roman" w:hAnsi="Times New Roman"/>
          <w:sz w:val="24"/>
          <w:szCs w:val="24"/>
        </w:rPr>
        <w:t>ESTIMATING HURRICANE DAMAGE TO ANGELINA AND KISATCHIE NATIONAL FOREST</w:t>
      </w:r>
      <w:r w:rsidR="002F7276">
        <w:rPr>
          <w:rFonts w:ascii="Times New Roman" w:hAnsi="Times New Roman"/>
          <w:sz w:val="24"/>
          <w:szCs w:val="24"/>
        </w:rPr>
        <w:t>S</w:t>
      </w:r>
      <w:r w:rsidRPr="002315F3">
        <w:rPr>
          <w:rFonts w:ascii="Times New Roman" w:hAnsi="Times New Roman"/>
          <w:sz w:val="24"/>
          <w:szCs w:val="24"/>
        </w:rPr>
        <w:t xml:space="preserve"> WITH NDVI FROM LANDSAT 5 AND LANDSAT 8 SATELLITE IMAGERY</w:t>
      </w:r>
    </w:p>
    <w:p w14:paraId="7655B065" w14:textId="77777777" w:rsidR="002315F3" w:rsidRPr="00DA1BB0" w:rsidRDefault="002315F3" w:rsidP="002315F3">
      <w:pPr>
        <w:spacing w:after="0" w:line="240" w:lineRule="auto"/>
        <w:jc w:val="center"/>
        <w:rPr>
          <w:rFonts w:ascii="Times New Roman" w:hAnsi="Times New Roman"/>
          <w:sz w:val="24"/>
          <w:szCs w:val="24"/>
        </w:rPr>
      </w:pPr>
    </w:p>
    <w:p w14:paraId="505CF778" w14:textId="77777777" w:rsidR="002315F3" w:rsidRPr="00DA1BB0" w:rsidRDefault="002315F3" w:rsidP="002315F3">
      <w:pPr>
        <w:spacing w:after="0" w:line="240" w:lineRule="auto"/>
        <w:jc w:val="center"/>
        <w:rPr>
          <w:rFonts w:ascii="Times New Roman" w:hAnsi="Times New Roman"/>
          <w:sz w:val="24"/>
          <w:szCs w:val="24"/>
        </w:rPr>
      </w:pPr>
    </w:p>
    <w:p w14:paraId="198E9C46" w14:textId="77777777" w:rsidR="002315F3" w:rsidRPr="00DA1BB0" w:rsidRDefault="002315F3" w:rsidP="002315F3">
      <w:pPr>
        <w:spacing w:after="0" w:line="240" w:lineRule="auto"/>
        <w:jc w:val="center"/>
        <w:rPr>
          <w:rFonts w:ascii="Times New Roman" w:hAnsi="Times New Roman"/>
          <w:sz w:val="24"/>
          <w:szCs w:val="24"/>
        </w:rPr>
      </w:pPr>
    </w:p>
    <w:p w14:paraId="0F0DEF91" w14:textId="77777777" w:rsidR="002315F3" w:rsidRPr="00DA1BB0" w:rsidRDefault="002315F3" w:rsidP="002315F3">
      <w:pPr>
        <w:spacing w:after="0" w:line="240" w:lineRule="auto"/>
        <w:jc w:val="center"/>
        <w:rPr>
          <w:rFonts w:ascii="Times New Roman" w:hAnsi="Times New Roman"/>
          <w:sz w:val="24"/>
          <w:szCs w:val="24"/>
        </w:rPr>
      </w:pPr>
    </w:p>
    <w:p w14:paraId="24AC41C1" w14:textId="73025F84" w:rsidR="002315F3" w:rsidRPr="00DA1BB0" w:rsidRDefault="002315F3" w:rsidP="002315F3">
      <w:pPr>
        <w:spacing w:after="0" w:line="240" w:lineRule="auto"/>
        <w:jc w:val="center"/>
        <w:rPr>
          <w:rFonts w:ascii="Times New Roman" w:hAnsi="Times New Roman"/>
          <w:sz w:val="24"/>
          <w:szCs w:val="24"/>
        </w:rPr>
      </w:pPr>
    </w:p>
    <w:p w14:paraId="7F6345CD" w14:textId="77777777" w:rsidR="002315F3" w:rsidRPr="00DA1BB0" w:rsidRDefault="002315F3" w:rsidP="002315F3">
      <w:pPr>
        <w:spacing w:after="0" w:line="240" w:lineRule="auto"/>
        <w:jc w:val="center"/>
        <w:rPr>
          <w:rFonts w:ascii="Times New Roman" w:hAnsi="Times New Roman"/>
          <w:sz w:val="24"/>
          <w:szCs w:val="24"/>
        </w:rPr>
      </w:pPr>
    </w:p>
    <w:p w14:paraId="1E79CE9F" w14:textId="77777777" w:rsidR="002315F3" w:rsidRPr="00DA1BB0" w:rsidRDefault="002315F3" w:rsidP="002315F3">
      <w:pPr>
        <w:spacing w:after="0" w:line="240" w:lineRule="auto"/>
        <w:jc w:val="center"/>
        <w:rPr>
          <w:rFonts w:ascii="Times New Roman" w:hAnsi="Times New Roman"/>
          <w:sz w:val="24"/>
          <w:szCs w:val="24"/>
        </w:rPr>
      </w:pPr>
    </w:p>
    <w:p w14:paraId="41F87B0F" w14:textId="77777777" w:rsidR="002315F3" w:rsidRDefault="002315F3" w:rsidP="002315F3">
      <w:pPr>
        <w:spacing w:after="0" w:line="240" w:lineRule="auto"/>
        <w:jc w:val="center"/>
        <w:rPr>
          <w:rFonts w:ascii="Times New Roman" w:hAnsi="Times New Roman"/>
          <w:sz w:val="24"/>
          <w:szCs w:val="24"/>
        </w:rPr>
      </w:pPr>
    </w:p>
    <w:p w14:paraId="10AC6ED9" w14:textId="77777777" w:rsidR="002315F3" w:rsidRDefault="002315F3" w:rsidP="002315F3">
      <w:pPr>
        <w:spacing w:after="0" w:line="240" w:lineRule="auto"/>
        <w:jc w:val="center"/>
        <w:rPr>
          <w:rFonts w:ascii="Times New Roman" w:hAnsi="Times New Roman"/>
          <w:sz w:val="24"/>
          <w:szCs w:val="24"/>
        </w:rPr>
      </w:pPr>
    </w:p>
    <w:p w14:paraId="2B11B479" w14:textId="77777777" w:rsidR="002315F3" w:rsidRDefault="002315F3" w:rsidP="002315F3">
      <w:pPr>
        <w:spacing w:after="0" w:line="240" w:lineRule="auto"/>
        <w:jc w:val="center"/>
        <w:rPr>
          <w:rFonts w:ascii="Times New Roman" w:hAnsi="Times New Roman"/>
          <w:sz w:val="24"/>
          <w:szCs w:val="24"/>
        </w:rPr>
      </w:pPr>
    </w:p>
    <w:p w14:paraId="38C75CD7" w14:textId="77777777" w:rsidR="002315F3" w:rsidRPr="00DA1BB0" w:rsidRDefault="002315F3" w:rsidP="002315F3">
      <w:pPr>
        <w:spacing w:after="0" w:line="240" w:lineRule="auto"/>
        <w:jc w:val="center"/>
        <w:rPr>
          <w:rFonts w:ascii="Times New Roman" w:hAnsi="Times New Roman"/>
          <w:sz w:val="24"/>
          <w:szCs w:val="24"/>
        </w:rPr>
      </w:pPr>
    </w:p>
    <w:p w14:paraId="7ECA6690" w14:textId="77777777" w:rsidR="002315F3" w:rsidRPr="00DA1BB0" w:rsidRDefault="002315F3" w:rsidP="002315F3">
      <w:pPr>
        <w:spacing w:after="0" w:line="240" w:lineRule="auto"/>
        <w:jc w:val="center"/>
        <w:rPr>
          <w:rFonts w:ascii="Times New Roman" w:hAnsi="Times New Roman"/>
          <w:sz w:val="24"/>
          <w:szCs w:val="24"/>
        </w:rPr>
      </w:pPr>
      <w:r>
        <w:rPr>
          <w:rFonts w:ascii="Times New Roman" w:hAnsi="Times New Roman"/>
          <w:sz w:val="24"/>
          <w:szCs w:val="24"/>
        </w:rPr>
        <w:t>A RESEARCH PAPER</w:t>
      </w:r>
      <w:r w:rsidRPr="00DA1BB0">
        <w:rPr>
          <w:rFonts w:ascii="Times New Roman" w:hAnsi="Times New Roman"/>
          <w:sz w:val="24"/>
          <w:szCs w:val="24"/>
        </w:rPr>
        <w:t xml:space="preserve"> PRESENTED TO </w:t>
      </w:r>
    </w:p>
    <w:p w14:paraId="35CDAD3B"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 xml:space="preserve">THE DEPARTMENT OF HUMANITIES AND SOCIAL SCIENCES  </w:t>
      </w:r>
    </w:p>
    <w:p w14:paraId="2E7B8148"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IN CANDIDACY FOR THE DEGREE OF</w:t>
      </w:r>
    </w:p>
    <w:p w14:paraId="531B809F"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MASTER OF SCIENCE</w:t>
      </w:r>
    </w:p>
    <w:p w14:paraId="612228F4" w14:textId="77777777" w:rsidR="002315F3" w:rsidRPr="00DA1BB0" w:rsidRDefault="002315F3" w:rsidP="002315F3">
      <w:pPr>
        <w:spacing w:after="0" w:line="240" w:lineRule="auto"/>
        <w:jc w:val="center"/>
        <w:rPr>
          <w:rFonts w:ascii="Times New Roman" w:hAnsi="Times New Roman"/>
          <w:sz w:val="24"/>
          <w:szCs w:val="24"/>
        </w:rPr>
      </w:pPr>
    </w:p>
    <w:p w14:paraId="768A06A2" w14:textId="77777777" w:rsidR="002315F3" w:rsidRPr="00DA1BB0" w:rsidRDefault="002315F3" w:rsidP="002315F3">
      <w:pPr>
        <w:spacing w:after="0" w:line="240" w:lineRule="auto"/>
        <w:jc w:val="center"/>
        <w:rPr>
          <w:rFonts w:ascii="Times New Roman" w:hAnsi="Times New Roman"/>
          <w:sz w:val="24"/>
          <w:szCs w:val="24"/>
        </w:rPr>
      </w:pPr>
    </w:p>
    <w:p w14:paraId="282D6792" w14:textId="77777777" w:rsidR="002315F3" w:rsidRPr="00DA1BB0" w:rsidRDefault="002315F3" w:rsidP="002315F3">
      <w:pPr>
        <w:spacing w:after="0" w:line="240" w:lineRule="auto"/>
        <w:jc w:val="center"/>
        <w:rPr>
          <w:rFonts w:ascii="Times New Roman" w:hAnsi="Times New Roman"/>
          <w:sz w:val="24"/>
          <w:szCs w:val="24"/>
        </w:rPr>
      </w:pPr>
    </w:p>
    <w:p w14:paraId="70EB031C"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By</w:t>
      </w:r>
    </w:p>
    <w:p w14:paraId="02E3366C" w14:textId="1266A969" w:rsidR="002315F3" w:rsidRPr="00DA1BB0" w:rsidRDefault="002315F3" w:rsidP="002315F3">
      <w:pPr>
        <w:spacing w:after="0" w:line="240" w:lineRule="auto"/>
        <w:jc w:val="center"/>
        <w:rPr>
          <w:rFonts w:ascii="Times New Roman" w:hAnsi="Times New Roman"/>
          <w:sz w:val="24"/>
          <w:szCs w:val="24"/>
        </w:rPr>
      </w:pPr>
      <w:r>
        <w:rPr>
          <w:rFonts w:ascii="Times New Roman" w:hAnsi="Times New Roman"/>
          <w:sz w:val="24"/>
          <w:szCs w:val="24"/>
        </w:rPr>
        <w:t>JOSEPH GORMAN</w:t>
      </w:r>
    </w:p>
    <w:p w14:paraId="61AB7A6A" w14:textId="77777777" w:rsidR="002315F3" w:rsidRPr="00DA1BB0" w:rsidRDefault="002315F3" w:rsidP="002315F3">
      <w:pPr>
        <w:spacing w:after="0" w:line="240" w:lineRule="auto"/>
        <w:jc w:val="center"/>
        <w:rPr>
          <w:rFonts w:ascii="Times New Roman" w:hAnsi="Times New Roman"/>
          <w:sz w:val="24"/>
          <w:szCs w:val="24"/>
        </w:rPr>
      </w:pPr>
    </w:p>
    <w:p w14:paraId="0A8422A9" w14:textId="77777777" w:rsidR="002315F3" w:rsidRPr="00DA1BB0" w:rsidRDefault="002315F3" w:rsidP="002315F3">
      <w:pPr>
        <w:spacing w:after="0" w:line="240" w:lineRule="auto"/>
        <w:jc w:val="center"/>
        <w:rPr>
          <w:rFonts w:ascii="Times New Roman" w:hAnsi="Times New Roman"/>
          <w:sz w:val="24"/>
          <w:szCs w:val="24"/>
        </w:rPr>
      </w:pPr>
    </w:p>
    <w:p w14:paraId="0A3251F7" w14:textId="77777777" w:rsidR="002315F3" w:rsidRPr="00DA1BB0" w:rsidRDefault="002315F3" w:rsidP="002315F3">
      <w:pPr>
        <w:spacing w:after="0" w:line="240" w:lineRule="auto"/>
        <w:jc w:val="center"/>
        <w:rPr>
          <w:rFonts w:ascii="Times New Roman" w:hAnsi="Times New Roman"/>
          <w:sz w:val="24"/>
          <w:szCs w:val="24"/>
        </w:rPr>
      </w:pPr>
    </w:p>
    <w:p w14:paraId="477F166B" w14:textId="77777777" w:rsidR="002315F3" w:rsidRPr="00DA1BB0" w:rsidRDefault="002315F3" w:rsidP="002315F3">
      <w:pPr>
        <w:spacing w:after="0" w:line="240" w:lineRule="auto"/>
        <w:jc w:val="center"/>
        <w:rPr>
          <w:rFonts w:ascii="Times New Roman" w:hAnsi="Times New Roman"/>
          <w:sz w:val="24"/>
          <w:szCs w:val="24"/>
        </w:rPr>
      </w:pPr>
    </w:p>
    <w:p w14:paraId="718BEEB8" w14:textId="77777777" w:rsidR="002315F3" w:rsidRPr="00DA1BB0" w:rsidRDefault="002315F3" w:rsidP="002315F3">
      <w:pPr>
        <w:spacing w:after="0" w:line="240" w:lineRule="auto"/>
        <w:jc w:val="center"/>
        <w:rPr>
          <w:rFonts w:ascii="Times New Roman" w:hAnsi="Times New Roman"/>
          <w:sz w:val="24"/>
          <w:szCs w:val="24"/>
        </w:rPr>
      </w:pPr>
    </w:p>
    <w:p w14:paraId="2051FF9B" w14:textId="286D8B0F" w:rsidR="002315F3" w:rsidRPr="00DA1BB0" w:rsidRDefault="002315F3" w:rsidP="002315F3">
      <w:pPr>
        <w:spacing w:after="0" w:line="240" w:lineRule="auto"/>
        <w:jc w:val="center"/>
        <w:rPr>
          <w:rFonts w:ascii="Times New Roman" w:hAnsi="Times New Roman"/>
          <w:sz w:val="24"/>
          <w:szCs w:val="24"/>
        </w:rPr>
      </w:pPr>
    </w:p>
    <w:p w14:paraId="04C7B368" w14:textId="77777777" w:rsidR="002315F3" w:rsidRPr="00DA1BB0" w:rsidRDefault="002315F3" w:rsidP="002315F3">
      <w:pPr>
        <w:spacing w:after="0" w:line="240" w:lineRule="auto"/>
        <w:jc w:val="center"/>
        <w:rPr>
          <w:rFonts w:ascii="Times New Roman" w:hAnsi="Times New Roman"/>
          <w:sz w:val="24"/>
          <w:szCs w:val="24"/>
        </w:rPr>
      </w:pPr>
    </w:p>
    <w:p w14:paraId="7C3A44F1" w14:textId="77777777" w:rsidR="002315F3" w:rsidRPr="00DA1BB0" w:rsidRDefault="002315F3" w:rsidP="002315F3">
      <w:pPr>
        <w:spacing w:after="0" w:line="240" w:lineRule="auto"/>
        <w:jc w:val="center"/>
        <w:rPr>
          <w:rFonts w:ascii="Times New Roman" w:hAnsi="Times New Roman"/>
          <w:sz w:val="24"/>
          <w:szCs w:val="24"/>
        </w:rPr>
      </w:pPr>
    </w:p>
    <w:p w14:paraId="6273B92D" w14:textId="77777777" w:rsidR="002315F3" w:rsidRPr="00DA1BB0" w:rsidRDefault="002315F3" w:rsidP="002315F3">
      <w:pPr>
        <w:spacing w:after="0" w:line="240" w:lineRule="auto"/>
        <w:jc w:val="center"/>
        <w:rPr>
          <w:rFonts w:ascii="Times New Roman" w:hAnsi="Times New Roman"/>
          <w:sz w:val="24"/>
          <w:szCs w:val="24"/>
        </w:rPr>
      </w:pPr>
    </w:p>
    <w:p w14:paraId="0C93D548" w14:textId="77777777" w:rsidR="002315F3" w:rsidRPr="00DA1BB0" w:rsidRDefault="002315F3" w:rsidP="002315F3">
      <w:pPr>
        <w:spacing w:after="0" w:line="240" w:lineRule="auto"/>
        <w:jc w:val="center"/>
        <w:rPr>
          <w:rFonts w:ascii="Times New Roman" w:hAnsi="Times New Roman"/>
          <w:sz w:val="24"/>
          <w:szCs w:val="24"/>
        </w:rPr>
      </w:pPr>
    </w:p>
    <w:p w14:paraId="1E69EE25" w14:textId="77777777" w:rsidR="002315F3" w:rsidRPr="00DA1BB0" w:rsidRDefault="002315F3" w:rsidP="002315F3">
      <w:pPr>
        <w:spacing w:after="0" w:line="240" w:lineRule="auto"/>
        <w:jc w:val="center"/>
        <w:rPr>
          <w:rFonts w:ascii="Times New Roman" w:hAnsi="Times New Roman"/>
          <w:sz w:val="24"/>
          <w:szCs w:val="24"/>
        </w:rPr>
      </w:pPr>
    </w:p>
    <w:p w14:paraId="60E1C3C0"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NORTHWEST MISSOURI STATE UNIVERSITY</w:t>
      </w:r>
    </w:p>
    <w:p w14:paraId="501F9370" w14:textId="77777777" w:rsidR="002315F3" w:rsidRPr="00DA1BB0" w:rsidRDefault="002315F3" w:rsidP="002315F3">
      <w:pPr>
        <w:spacing w:after="0" w:line="240" w:lineRule="auto"/>
        <w:jc w:val="center"/>
        <w:rPr>
          <w:rFonts w:ascii="Times New Roman" w:hAnsi="Times New Roman"/>
          <w:sz w:val="24"/>
          <w:szCs w:val="24"/>
        </w:rPr>
      </w:pPr>
      <w:r w:rsidRPr="00DA1BB0">
        <w:rPr>
          <w:rFonts w:ascii="Times New Roman" w:hAnsi="Times New Roman"/>
          <w:sz w:val="24"/>
          <w:szCs w:val="24"/>
        </w:rPr>
        <w:t>MARYVILLE, MISSOURI</w:t>
      </w:r>
    </w:p>
    <w:p w14:paraId="6667FEBC" w14:textId="36795AE9" w:rsidR="002315F3" w:rsidRPr="00DA1BB0" w:rsidRDefault="002315F3" w:rsidP="002315F3">
      <w:pPr>
        <w:spacing w:after="0" w:line="240" w:lineRule="auto"/>
        <w:jc w:val="center"/>
        <w:rPr>
          <w:rFonts w:ascii="Times New Roman" w:hAnsi="Times New Roman"/>
          <w:sz w:val="24"/>
          <w:szCs w:val="24"/>
        </w:rPr>
      </w:pPr>
      <w:r>
        <w:rPr>
          <w:rFonts w:ascii="Times New Roman" w:hAnsi="Times New Roman"/>
          <w:sz w:val="24"/>
          <w:szCs w:val="24"/>
        </w:rPr>
        <w:t>DECEMBER, 2023</w:t>
      </w:r>
    </w:p>
    <w:p w14:paraId="3EA46457" w14:textId="77777777" w:rsidR="002315F3" w:rsidRPr="00DA1BB0" w:rsidRDefault="002315F3" w:rsidP="002315F3">
      <w:pPr>
        <w:spacing w:after="0" w:line="240" w:lineRule="auto"/>
        <w:jc w:val="center"/>
        <w:rPr>
          <w:rFonts w:ascii="Times New Roman" w:hAnsi="Times New Roman"/>
          <w:sz w:val="24"/>
          <w:szCs w:val="24"/>
        </w:rPr>
      </w:pPr>
    </w:p>
    <w:p w14:paraId="43AA229D" w14:textId="77777777" w:rsidR="002315F3" w:rsidRPr="00DA1BB0" w:rsidRDefault="002315F3" w:rsidP="002315F3">
      <w:pPr>
        <w:spacing w:after="0" w:line="240" w:lineRule="auto"/>
        <w:jc w:val="center"/>
        <w:rPr>
          <w:rFonts w:ascii="Times New Roman" w:hAnsi="Times New Roman"/>
          <w:sz w:val="24"/>
          <w:szCs w:val="24"/>
        </w:rPr>
      </w:pPr>
    </w:p>
    <w:p w14:paraId="70FEC609" w14:textId="0770B744" w:rsidR="002315F3" w:rsidRPr="00DA1BB0" w:rsidRDefault="002315F3" w:rsidP="002315F3">
      <w:pPr>
        <w:spacing w:after="0" w:line="240" w:lineRule="auto"/>
        <w:jc w:val="center"/>
        <w:rPr>
          <w:rFonts w:ascii="Times New Roman" w:hAnsi="Times New Roman"/>
          <w:sz w:val="24"/>
          <w:szCs w:val="24"/>
        </w:rPr>
      </w:pPr>
    </w:p>
    <w:p w14:paraId="4820DC50" w14:textId="47C0360A" w:rsidR="00684723" w:rsidRPr="00C92221" w:rsidRDefault="00684723" w:rsidP="002315F3">
      <w:pPr>
        <w:spacing w:line="240" w:lineRule="auto"/>
        <w:rPr>
          <w:rFonts w:ascii="Times New Roman" w:hAnsi="Times New Roman" w:cs="Times New Roman"/>
          <w:color w:val="222222"/>
          <w:sz w:val="32"/>
          <w:szCs w:val="32"/>
          <w:shd w:val="clear" w:color="auto" w:fill="FFFFFF"/>
        </w:rPr>
      </w:pPr>
    </w:p>
    <w:p w14:paraId="29FE576E" w14:textId="77777777" w:rsidR="00684723" w:rsidRPr="002315F3" w:rsidRDefault="00684723" w:rsidP="002315F3">
      <w:pPr>
        <w:spacing w:line="240" w:lineRule="auto"/>
        <w:rPr>
          <w:rFonts w:ascii="Times New Roman" w:hAnsi="Times New Roman" w:cs="Times New Roman"/>
          <w:color w:val="222222"/>
          <w:sz w:val="32"/>
          <w:szCs w:val="32"/>
          <w:shd w:val="clear" w:color="auto" w:fill="FFFFFF"/>
        </w:rPr>
      </w:pPr>
      <w:r>
        <w:rPr>
          <w:rFonts w:ascii="Times New Roman" w:hAnsi="Times New Roman" w:cs="Times New Roman"/>
          <w:i/>
          <w:iCs/>
          <w:color w:val="222222"/>
          <w:sz w:val="32"/>
          <w:szCs w:val="32"/>
          <w:shd w:val="clear" w:color="auto" w:fill="FFFFFF"/>
        </w:rPr>
        <w:br w:type="page"/>
      </w:r>
    </w:p>
    <w:p w14:paraId="52B167AF" w14:textId="2FB0BAE3" w:rsidR="00AF592D" w:rsidRDefault="00AF592D" w:rsidP="00730B53">
      <w:pPr>
        <w:spacing w:line="480" w:lineRule="auto"/>
        <w:rPr>
          <w:rFonts w:ascii="Times New Roman" w:hAnsi="Times New Roman" w:cs="Times New Roman"/>
          <w:i/>
          <w:iCs/>
          <w:color w:val="222222"/>
          <w:sz w:val="32"/>
          <w:szCs w:val="32"/>
          <w:shd w:val="clear" w:color="auto" w:fill="FFFFFF"/>
        </w:rPr>
      </w:pPr>
      <w:r w:rsidRPr="00AF592D">
        <w:rPr>
          <w:rFonts w:ascii="Times New Roman" w:hAnsi="Times New Roman" w:cs="Times New Roman"/>
          <w:i/>
          <w:iCs/>
          <w:color w:val="222222"/>
          <w:sz w:val="32"/>
          <w:szCs w:val="32"/>
          <w:shd w:val="clear" w:color="auto" w:fill="FFFFFF"/>
        </w:rPr>
        <w:lastRenderedPageBreak/>
        <w:t>Introduction</w:t>
      </w:r>
    </w:p>
    <w:p w14:paraId="3DCF077C" w14:textId="4832F02B" w:rsidR="00FE555C" w:rsidRDefault="00FE555C" w:rsidP="00730B53">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Background</w:t>
      </w:r>
    </w:p>
    <w:p w14:paraId="059DD6DD" w14:textId="00A19413" w:rsidR="00D5399B" w:rsidRDefault="00AF592D" w:rsidP="00730B53">
      <w:pPr>
        <w:spacing w:line="48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t>Forest ecosystems</w:t>
      </w:r>
      <w:r w:rsidR="00196779">
        <w:rPr>
          <w:rFonts w:ascii="Times New Roman" w:hAnsi="Times New Roman" w:cs="Times New Roman"/>
          <w:color w:val="222222"/>
          <w:sz w:val="24"/>
          <w:szCs w:val="24"/>
          <w:shd w:val="clear" w:color="auto" w:fill="FFFFFF"/>
        </w:rPr>
        <w:t xml:space="preserve"> in the United States comprise nearly 1/3 of the total land area</w:t>
      </w:r>
      <w:r w:rsidR="008F169A">
        <w:rPr>
          <w:rFonts w:ascii="Times New Roman" w:hAnsi="Times New Roman" w:cs="Times New Roman"/>
          <w:color w:val="222222"/>
          <w:sz w:val="24"/>
          <w:szCs w:val="24"/>
          <w:shd w:val="clear" w:color="auto" w:fill="FFFFFF"/>
        </w:rPr>
        <w:t xml:space="preserve"> </w:t>
      </w:r>
      <w:r w:rsidR="00196779">
        <w:rPr>
          <w:rFonts w:ascii="Times New Roman" w:hAnsi="Times New Roman" w:cs="Times New Roman"/>
          <w:color w:val="222222"/>
          <w:sz w:val="24"/>
          <w:szCs w:val="24"/>
          <w:shd w:val="clear" w:color="auto" w:fill="FFFFFF"/>
        </w:rPr>
        <w:t>and represent 8% of total forests globally (</w:t>
      </w:r>
      <w:r w:rsidR="008F169A" w:rsidRPr="008F169A">
        <w:rPr>
          <w:rFonts w:ascii="Times New Roman" w:hAnsi="Times New Roman" w:cs="Times New Roman"/>
          <w:sz w:val="24"/>
          <w:szCs w:val="24"/>
        </w:rPr>
        <w:t>United States Forest Service, 2023</w:t>
      </w:r>
      <w:r w:rsidR="00196779">
        <w:t xml:space="preserve">). </w:t>
      </w:r>
      <w:r w:rsidR="00196779">
        <w:rPr>
          <w:rFonts w:ascii="Times New Roman" w:hAnsi="Times New Roman" w:cs="Times New Roman"/>
          <w:sz w:val="24"/>
          <w:szCs w:val="24"/>
        </w:rPr>
        <w:t>These ecosystems provide numerous ecosystem services that are vital to society such as food, raw materials, water filtration, climate regulation, prevention of soil erosion</w:t>
      </w:r>
      <w:r w:rsidR="00713AC8">
        <w:rPr>
          <w:rFonts w:ascii="Times New Roman" w:hAnsi="Times New Roman" w:cs="Times New Roman"/>
          <w:sz w:val="24"/>
          <w:szCs w:val="24"/>
        </w:rPr>
        <w:t xml:space="preserve">, cultural enrichment, and other non-material </w:t>
      </w:r>
      <w:r w:rsidR="00713AC8" w:rsidRPr="00713AC8">
        <w:rPr>
          <w:rFonts w:ascii="Times New Roman" w:hAnsi="Times New Roman" w:cs="Times New Roman"/>
          <w:sz w:val="24"/>
          <w:szCs w:val="24"/>
        </w:rPr>
        <w:t>services (Aznar-Sánchez</w:t>
      </w:r>
      <w:r w:rsidR="000E12EA">
        <w:rPr>
          <w:rFonts w:ascii="Times New Roman" w:hAnsi="Times New Roman" w:cs="Times New Roman"/>
          <w:sz w:val="24"/>
          <w:szCs w:val="24"/>
        </w:rPr>
        <w:t xml:space="preserve"> et al., </w:t>
      </w:r>
      <w:r w:rsidR="00713AC8" w:rsidRPr="00713AC8">
        <w:rPr>
          <w:rFonts w:ascii="Times New Roman" w:hAnsi="Times New Roman" w:cs="Times New Roman"/>
          <w:sz w:val="24"/>
          <w:szCs w:val="24"/>
        </w:rPr>
        <w:t xml:space="preserve">2018). </w:t>
      </w:r>
      <w:r w:rsidR="00713AC8">
        <w:rPr>
          <w:rFonts w:ascii="Times New Roman" w:hAnsi="Times New Roman" w:cs="Times New Roman"/>
          <w:sz w:val="24"/>
          <w:szCs w:val="24"/>
        </w:rPr>
        <w:t>Forests also play a vital role in providing quality habitat for diverse species, many of which are endangered or threatened (</w:t>
      </w:r>
      <w:r w:rsidR="000E12EA">
        <w:rPr>
          <w:rFonts w:ascii="Times New Roman" w:hAnsi="Times New Roman" w:cs="Times New Roman"/>
          <w:sz w:val="24"/>
          <w:szCs w:val="24"/>
        </w:rPr>
        <w:t xml:space="preserve">Mori et al., 2017). </w:t>
      </w:r>
      <w:r w:rsidR="00D5399B">
        <w:rPr>
          <w:rFonts w:ascii="Times New Roman" w:hAnsi="Times New Roman" w:cs="Times New Roman"/>
          <w:sz w:val="24"/>
          <w:szCs w:val="24"/>
        </w:rPr>
        <w:t>Forests can also act as a buffer for urban areas to reduce the effect of flooding and wind damage.</w:t>
      </w:r>
      <w:r w:rsidR="00FF0247">
        <w:rPr>
          <w:rFonts w:ascii="Times New Roman" w:hAnsi="Times New Roman" w:cs="Times New Roman"/>
          <w:sz w:val="24"/>
          <w:szCs w:val="24"/>
        </w:rPr>
        <w:t xml:space="preserve"> </w:t>
      </w:r>
      <w:r w:rsidR="00D5399B">
        <w:rPr>
          <w:rFonts w:ascii="Times New Roman" w:hAnsi="Times New Roman" w:cs="Times New Roman"/>
          <w:sz w:val="24"/>
          <w:szCs w:val="24"/>
        </w:rPr>
        <w:t xml:space="preserve">In Florida, the mangrove forests along the coastlines significantly prevented flood damage from Hurricane Andrew, which could have </w:t>
      </w:r>
      <w:r w:rsidR="008F169A">
        <w:rPr>
          <w:rFonts w:ascii="Times New Roman" w:hAnsi="Times New Roman" w:cs="Times New Roman"/>
          <w:sz w:val="24"/>
          <w:szCs w:val="24"/>
        </w:rPr>
        <w:t xml:space="preserve">resulted in </w:t>
      </w:r>
      <w:r w:rsidR="00D5399B">
        <w:rPr>
          <w:rFonts w:ascii="Times New Roman" w:hAnsi="Times New Roman" w:cs="Times New Roman"/>
          <w:sz w:val="24"/>
          <w:szCs w:val="24"/>
        </w:rPr>
        <w:t>billions of dollars</w:t>
      </w:r>
      <w:r w:rsidR="008F169A">
        <w:rPr>
          <w:rFonts w:ascii="Times New Roman" w:hAnsi="Times New Roman" w:cs="Times New Roman"/>
          <w:sz w:val="24"/>
          <w:szCs w:val="24"/>
        </w:rPr>
        <w:t xml:space="preserve"> more in damage</w:t>
      </w:r>
      <w:r w:rsidR="00D5399B">
        <w:rPr>
          <w:rFonts w:ascii="Times New Roman" w:hAnsi="Times New Roman" w:cs="Times New Roman"/>
          <w:sz w:val="24"/>
          <w:szCs w:val="24"/>
        </w:rPr>
        <w:t xml:space="preserve"> (Sh</w:t>
      </w:r>
      <w:r w:rsidR="00F80C1B">
        <w:rPr>
          <w:rFonts w:ascii="Times New Roman" w:hAnsi="Times New Roman" w:cs="Times New Roman"/>
          <w:sz w:val="24"/>
          <w:szCs w:val="24"/>
        </w:rPr>
        <w:t>e</w:t>
      </w:r>
      <w:r w:rsidR="00D5399B">
        <w:rPr>
          <w:rFonts w:ascii="Times New Roman" w:hAnsi="Times New Roman" w:cs="Times New Roman"/>
          <w:sz w:val="24"/>
          <w:szCs w:val="24"/>
        </w:rPr>
        <w:t>ng</w:t>
      </w:r>
      <w:r w:rsidR="009E04E4">
        <w:rPr>
          <w:rFonts w:ascii="Times New Roman" w:hAnsi="Times New Roman" w:cs="Times New Roman"/>
          <w:sz w:val="24"/>
          <w:szCs w:val="24"/>
        </w:rPr>
        <w:t xml:space="preserve"> and</w:t>
      </w:r>
      <w:r w:rsidR="00725552">
        <w:rPr>
          <w:rFonts w:ascii="Times New Roman" w:hAnsi="Times New Roman" w:cs="Times New Roman"/>
          <w:sz w:val="24"/>
          <w:szCs w:val="24"/>
        </w:rPr>
        <w:t xml:space="preserve"> </w:t>
      </w:r>
      <w:r w:rsidR="009E04E4">
        <w:rPr>
          <w:rFonts w:ascii="Times New Roman" w:hAnsi="Times New Roman" w:cs="Times New Roman"/>
          <w:sz w:val="24"/>
          <w:szCs w:val="24"/>
        </w:rPr>
        <w:t>Z</w:t>
      </w:r>
      <w:r w:rsidR="00D5399B">
        <w:rPr>
          <w:rFonts w:ascii="Times New Roman" w:hAnsi="Times New Roman" w:cs="Times New Roman"/>
          <w:sz w:val="24"/>
          <w:szCs w:val="24"/>
        </w:rPr>
        <w:t>ou</w:t>
      </w:r>
      <w:r w:rsidR="00DE77EF">
        <w:rPr>
          <w:rFonts w:ascii="Times New Roman" w:hAnsi="Times New Roman" w:cs="Times New Roman"/>
          <w:sz w:val="24"/>
          <w:szCs w:val="24"/>
        </w:rPr>
        <w:t>, 2017</w:t>
      </w:r>
      <w:r w:rsidR="00D5399B">
        <w:rPr>
          <w:rFonts w:ascii="Times New Roman" w:hAnsi="Times New Roman" w:cs="Times New Roman"/>
          <w:sz w:val="24"/>
          <w:szCs w:val="24"/>
        </w:rPr>
        <w:t xml:space="preserve">). </w:t>
      </w:r>
    </w:p>
    <w:p w14:paraId="78C1E851" w14:textId="495F6263" w:rsidR="00584491" w:rsidRDefault="000E12EA" w:rsidP="00FF024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w:t>
      </w:r>
      <w:r w:rsidR="00584491">
        <w:rPr>
          <w:rFonts w:ascii="Times New Roman" w:hAnsi="Times New Roman" w:cs="Times New Roman"/>
          <w:sz w:val="24"/>
          <w:szCs w:val="24"/>
        </w:rPr>
        <w:t xml:space="preserve">disturbances such as fire, </w:t>
      </w:r>
      <w:r w:rsidR="008F169A">
        <w:rPr>
          <w:rFonts w:ascii="Times New Roman" w:hAnsi="Times New Roman" w:cs="Times New Roman"/>
          <w:sz w:val="24"/>
          <w:szCs w:val="24"/>
        </w:rPr>
        <w:t>wind</w:t>
      </w:r>
      <w:r w:rsidR="00584491">
        <w:rPr>
          <w:rFonts w:ascii="Times New Roman" w:hAnsi="Times New Roman" w:cs="Times New Roman"/>
          <w:sz w:val="24"/>
          <w:szCs w:val="24"/>
        </w:rPr>
        <w:t>, timber harvest, and insect damage have resulted in a gradual and continual decline in forests. Many of these stressors have been exacerbated by climate change and have decreased the overall resilience of trees to major, periodic disturbances such as hurricanes (Cohen et al., 2016).</w:t>
      </w:r>
      <w:r w:rsidR="0083727D">
        <w:rPr>
          <w:rFonts w:ascii="Times New Roman" w:hAnsi="Times New Roman" w:cs="Times New Roman"/>
          <w:sz w:val="24"/>
          <w:szCs w:val="24"/>
        </w:rPr>
        <w:t xml:space="preserve"> </w:t>
      </w:r>
      <w:r w:rsidR="00584491">
        <w:rPr>
          <w:rFonts w:ascii="Times New Roman" w:hAnsi="Times New Roman" w:cs="Times New Roman"/>
          <w:sz w:val="24"/>
          <w:szCs w:val="24"/>
        </w:rPr>
        <w:t xml:space="preserve">Hurricane Katrina in 2005 caused </w:t>
      </w:r>
      <w:r w:rsidR="0083727D">
        <w:rPr>
          <w:rFonts w:ascii="Times New Roman" w:hAnsi="Times New Roman" w:cs="Times New Roman"/>
          <w:sz w:val="24"/>
          <w:szCs w:val="24"/>
        </w:rPr>
        <w:t xml:space="preserve">extensive damage to forests near the Gulf of Mexico, with some areas seeing as much as 60% damage to the total forested area. This leaves stands more susceptible to other disturbance </w:t>
      </w:r>
      <w:r w:rsidR="00FF0247">
        <w:rPr>
          <w:rFonts w:ascii="Times New Roman" w:hAnsi="Times New Roman" w:cs="Times New Roman"/>
          <w:sz w:val="24"/>
          <w:szCs w:val="24"/>
        </w:rPr>
        <w:t>forces</w:t>
      </w:r>
      <w:r w:rsidR="0083727D">
        <w:rPr>
          <w:rFonts w:ascii="Times New Roman" w:hAnsi="Times New Roman" w:cs="Times New Roman"/>
          <w:sz w:val="24"/>
          <w:szCs w:val="24"/>
        </w:rPr>
        <w:t xml:space="preserve">, which ultimately lead to forest decline (Wang </w:t>
      </w:r>
      <w:r w:rsidR="009E04E4">
        <w:rPr>
          <w:rFonts w:ascii="Times New Roman" w:hAnsi="Times New Roman" w:cs="Times New Roman"/>
          <w:sz w:val="24"/>
          <w:szCs w:val="24"/>
        </w:rPr>
        <w:t>and X</w:t>
      </w:r>
      <w:r w:rsidR="0083727D">
        <w:rPr>
          <w:rFonts w:ascii="Times New Roman" w:hAnsi="Times New Roman" w:cs="Times New Roman"/>
          <w:sz w:val="24"/>
          <w:szCs w:val="24"/>
        </w:rPr>
        <w:t xml:space="preserve">u, 2009). </w:t>
      </w:r>
    </w:p>
    <w:p w14:paraId="26451E4A" w14:textId="24957FF1" w:rsidR="00186894" w:rsidRDefault="00186894" w:rsidP="00FF0247">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sz w:val="24"/>
          <w:szCs w:val="24"/>
        </w:rPr>
        <w:t>There has been a growing body of research that suggests climate change will increase the frequency and intensity of hurricanes in the future, especially in the U.S. Gulf region, putting many coastal cities, coastal forests, and inland forests at risk for severe decline (</w:t>
      </w:r>
      <w:r w:rsidRPr="00186894">
        <w:rPr>
          <w:rFonts w:ascii="Times New Roman" w:hAnsi="Times New Roman" w:cs="Times New Roman"/>
          <w:color w:val="222222"/>
          <w:sz w:val="24"/>
          <w:szCs w:val="24"/>
          <w:shd w:val="clear" w:color="auto" w:fill="FFFFFF"/>
        </w:rPr>
        <w:t>Balaguru</w:t>
      </w:r>
      <w:r>
        <w:rPr>
          <w:rFonts w:ascii="Times New Roman" w:hAnsi="Times New Roman" w:cs="Times New Roman"/>
          <w:color w:val="222222"/>
          <w:sz w:val="24"/>
          <w:szCs w:val="24"/>
          <w:shd w:val="clear" w:color="auto" w:fill="FFFFFF"/>
        </w:rPr>
        <w:t xml:space="preserve"> et al., </w:t>
      </w:r>
      <w:r>
        <w:rPr>
          <w:rFonts w:ascii="Times New Roman" w:hAnsi="Times New Roman" w:cs="Times New Roman"/>
          <w:color w:val="222222"/>
          <w:sz w:val="24"/>
          <w:szCs w:val="24"/>
          <w:shd w:val="clear" w:color="auto" w:fill="FFFFFF"/>
        </w:rPr>
        <w:lastRenderedPageBreak/>
        <w:t xml:space="preserve">2023). This highlights a need for </w:t>
      </w:r>
      <w:r w:rsidR="005C601F">
        <w:rPr>
          <w:rFonts w:ascii="Times New Roman" w:hAnsi="Times New Roman" w:cs="Times New Roman"/>
          <w:color w:val="222222"/>
          <w:sz w:val="24"/>
          <w:szCs w:val="24"/>
          <w:shd w:val="clear" w:color="auto" w:fill="FFFFFF"/>
        </w:rPr>
        <w:t>rapid assessment</w:t>
      </w:r>
      <w:r>
        <w:rPr>
          <w:rFonts w:ascii="Times New Roman" w:hAnsi="Times New Roman" w:cs="Times New Roman"/>
          <w:color w:val="222222"/>
          <w:sz w:val="24"/>
          <w:szCs w:val="24"/>
          <w:shd w:val="clear" w:color="auto" w:fill="FFFFFF"/>
        </w:rPr>
        <w:t xml:space="preserve"> of hurricane damage</w:t>
      </w:r>
      <w:r w:rsidR="005C601F">
        <w:rPr>
          <w:rFonts w:ascii="Times New Roman" w:hAnsi="Times New Roman" w:cs="Times New Roman"/>
          <w:color w:val="222222"/>
          <w:sz w:val="24"/>
          <w:szCs w:val="24"/>
          <w:shd w:val="clear" w:color="auto" w:fill="FFFFFF"/>
        </w:rPr>
        <w:t xml:space="preserve"> to forests. Rapid identification of forest damage can enable landowners to implement management practices that protect their forests from secondary stressors that would lead to tree mortality or exacerbation of damage already inflicted. </w:t>
      </w:r>
      <w:r w:rsidR="00166A10">
        <w:rPr>
          <w:rFonts w:ascii="Times New Roman" w:hAnsi="Times New Roman" w:cs="Times New Roman"/>
          <w:color w:val="222222"/>
          <w:sz w:val="24"/>
          <w:szCs w:val="24"/>
          <w:shd w:val="clear" w:color="auto" w:fill="FFFFFF"/>
        </w:rPr>
        <w:t>Hurricane damage is not easily predicted, as wind damage can affect forests differently based on various factors (</w:t>
      </w:r>
      <w:r w:rsidR="00166A10">
        <w:rPr>
          <w:rFonts w:ascii="Times New Roman" w:hAnsi="Times New Roman" w:cs="Times New Roman"/>
          <w:sz w:val="24"/>
          <w:szCs w:val="24"/>
        </w:rPr>
        <w:t xml:space="preserve">Kim et al. </w:t>
      </w:r>
      <w:r w:rsidR="009E04E4">
        <w:rPr>
          <w:rFonts w:ascii="Times New Roman" w:hAnsi="Times New Roman" w:cs="Times New Roman"/>
          <w:sz w:val="24"/>
          <w:szCs w:val="24"/>
        </w:rPr>
        <w:t>2020).</w:t>
      </w:r>
      <w:r w:rsidR="00166A10">
        <w:rPr>
          <w:rFonts w:ascii="Times New Roman" w:hAnsi="Times New Roman" w:cs="Times New Roman"/>
          <w:color w:val="222222"/>
          <w:sz w:val="24"/>
          <w:szCs w:val="24"/>
          <w:shd w:val="clear" w:color="auto" w:fill="FFFFFF"/>
        </w:rPr>
        <w:t xml:space="preserve"> Rapid assessment can therefore be used to quickly prioritize areas and landowners that may require government assistance with restoration. </w:t>
      </w:r>
      <w:r w:rsidR="005C601F">
        <w:rPr>
          <w:rFonts w:ascii="Times New Roman" w:hAnsi="Times New Roman" w:cs="Times New Roman"/>
          <w:color w:val="222222"/>
          <w:sz w:val="24"/>
          <w:szCs w:val="24"/>
          <w:shd w:val="clear" w:color="auto" w:fill="FFFFFF"/>
        </w:rPr>
        <w:t xml:space="preserve">Additionally, long-term hurricane damage assessments can </w:t>
      </w:r>
      <w:r w:rsidR="00166A10">
        <w:rPr>
          <w:rFonts w:ascii="Times New Roman" w:hAnsi="Times New Roman" w:cs="Times New Roman"/>
          <w:color w:val="222222"/>
          <w:sz w:val="24"/>
          <w:szCs w:val="24"/>
          <w:shd w:val="clear" w:color="auto" w:fill="FFFFFF"/>
        </w:rPr>
        <w:t xml:space="preserve">be </w:t>
      </w:r>
      <w:r w:rsidR="005C601F">
        <w:rPr>
          <w:rFonts w:ascii="Times New Roman" w:hAnsi="Times New Roman" w:cs="Times New Roman"/>
          <w:color w:val="222222"/>
          <w:sz w:val="24"/>
          <w:szCs w:val="24"/>
          <w:shd w:val="clear" w:color="auto" w:fill="FFFFFF"/>
        </w:rPr>
        <w:t>provide</w:t>
      </w:r>
      <w:r w:rsidR="00166A10">
        <w:rPr>
          <w:rFonts w:ascii="Times New Roman" w:hAnsi="Times New Roman" w:cs="Times New Roman"/>
          <w:color w:val="222222"/>
          <w:sz w:val="24"/>
          <w:szCs w:val="24"/>
          <w:shd w:val="clear" w:color="auto" w:fill="FFFFFF"/>
        </w:rPr>
        <w:t xml:space="preserve">d to highlight areas that are frequently damaged by hurricanes, which would inform forest managers where they could improve hurricane resilience. </w:t>
      </w:r>
    </w:p>
    <w:p w14:paraId="4E9C47E2" w14:textId="59E7DAF2" w:rsidR="00ED2227" w:rsidRDefault="00166A10" w:rsidP="00FE555C">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recent decades, satellite imagery has been utilized extensively to monitor vegetation health. </w:t>
      </w:r>
      <w:r w:rsidR="005E5BC7">
        <w:rPr>
          <w:rFonts w:ascii="Times New Roman" w:hAnsi="Times New Roman" w:cs="Times New Roman"/>
          <w:color w:val="222222"/>
          <w:sz w:val="24"/>
          <w:szCs w:val="24"/>
          <w:shd w:val="clear" w:color="auto" w:fill="FFFFFF"/>
        </w:rPr>
        <w:t xml:space="preserve">The most commonly used method is the Normalized Difference Vegetation Index (NDVI), which measures the reflectance ratio </w:t>
      </w:r>
      <w:r w:rsidR="003C4389">
        <w:rPr>
          <w:rFonts w:ascii="Times New Roman" w:hAnsi="Times New Roman" w:cs="Times New Roman"/>
          <w:color w:val="222222"/>
          <w:sz w:val="24"/>
          <w:szCs w:val="24"/>
          <w:shd w:val="clear" w:color="auto" w:fill="FFFFFF"/>
        </w:rPr>
        <w:t>n</w:t>
      </w:r>
      <w:r w:rsidR="005E5BC7">
        <w:rPr>
          <w:rFonts w:ascii="Times New Roman" w:hAnsi="Times New Roman" w:cs="Times New Roman"/>
          <w:color w:val="222222"/>
          <w:sz w:val="24"/>
          <w:szCs w:val="24"/>
          <w:shd w:val="clear" w:color="auto" w:fill="FFFFFF"/>
        </w:rPr>
        <w:t xml:space="preserve">ear </w:t>
      </w:r>
      <w:r w:rsidR="003C4389">
        <w:rPr>
          <w:rFonts w:ascii="Times New Roman" w:hAnsi="Times New Roman" w:cs="Times New Roman"/>
          <w:color w:val="222222"/>
          <w:sz w:val="24"/>
          <w:szCs w:val="24"/>
          <w:shd w:val="clear" w:color="auto" w:fill="FFFFFF"/>
        </w:rPr>
        <w:t>i</w:t>
      </w:r>
      <w:r w:rsidR="005E5BC7">
        <w:rPr>
          <w:rFonts w:ascii="Times New Roman" w:hAnsi="Times New Roman" w:cs="Times New Roman"/>
          <w:color w:val="222222"/>
          <w:sz w:val="24"/>
          <w:szCs w:val="24"/>
          <w:shd w:val="clear" w:color="auto" w:fill="FFFFFF"/>
        </w:rPr>
        <w:t xml:space="preserve">nfrared and </w:t>
      </w:r>
      <w:r w:rsidR="003C4389">
        <w:rPr>
          <w:rFonts w:ascii="Times New Roman" w:hAnsi="Times New Roman" w:cs="Times New Roman"/>
          <w:color w:val="222222"/>
          <w:sz w:val="24"/>
          <w:szCs w:val="24"/>
          <w:shd w:val="clear" w:color="auto" w:fill="FFFFFF"/>
        </w:rPr>
        <w:t>r</w:t>
      </w:r>
      <w:r w:rsidR="005E5BC7">
        <w:rPr>
          <w:rFonts w:ascii="Times New Roman" w:hAnsi="Times New Roman" w:cs="Times New Roman"/>
          <w:color w:val="222222"/>
          <w:sz w:val="24"/>
          <w:szCs w:val="24"/>
          <w:shd w:val="clear" w:color="auto" w:fill="FFFFFF"/>
        </w:rPr>
        <w:t xml:space="preserve">ed wavelengths in vegetation. </w:t>
      </w:r>
      <w:r w:rsidR="005E5BC7" w:rsidRPr="003C4389">
        <w:rPr>
          <w:rFonts w:ascii="Times New Roman" w:hAnsi="Times New Roman" w:cs="Times New Roman"/>
          <w:color w:val="222222"/>
          <w:sz w:val="24"/>
          <w:szCs w:val="24"/>
          <w:shd w:val="clear" w:color="auto" w:fill="FFFFFF"/>
        </w:rPr>
        <w:t>There are many uses for NDVI such as drought monitoring, phenology changes,</w:t>
      </w:r>
      <w:r w:rsidR="003C4389" w:rsidRPr="003C4389">
        <w:rPr>
          <w:rFonts w:ascii="Times New Roman" w:hAnsi="Times New Roman" w:cs="Times New Roman"/>
          <w:color w:val="222222"/>
          <w:sz w:val="24"/>
          <w:szCs w:val="24"/>
          <w:shd w:val="clear" w:color="auto" w:fill="FFFFFF"/>
        </w:rPr>
        <w:t xml:space="preserve"> forest health monitoring, land use changes, and </w:t>
      </w:r>
      <w:r w:rsidR="003C4389">
        <w:rPr>
          <w:rFonts w:ascii="Times New Roman" w:hAnsi="Times New Roman" w:cs="Times New Roman"/>
          <w:color w:val="222222"/>
          <w:sz w:val="24"/>
          <w:szCs w:val="24"/>
          <w:shd w:val="clear" w:color="auto" w:fill="FFFFFF"/>
        </w:rPr>
        <w:t>disaster assessments</w:t>
      </w:r>
      <w:r w:rsidR="003C4389" w:rsidRPr="003C4389">
        <w:rPr>
          <w:rFonts w:ascii="Times New Roman" w:hAnsi="Times New Roman" w:cs="Times New Roman"/>
          <w:color w:val="222222"/>
          <w:sz w:val="24"/>
          <w:szCs w:val="24"/>
          <w:shd w:val="clear" w:color="auto" w:fill="FFFFFF"/>
        </w:rPr>
        <w:t xml:space="preserve"> </w:t>
      </w:r>
      <w:r w:rsidR="005E5BC7" w:rsidRPr="003C4389">
        <w:rPr>
          <w:rFonts w:ascii="Times New Roman" w:hAnsi="Times New Roman" w:cs="Times New Roman"/>
          <w:color w:val="222222"/>
          <w:sz w:val="24"/>
          <w:szCs w:val="24"/>
          <w:shd w:val="clear" w:color="auto" w:fill="FFFFFF"/>
        </w:rPr>
        <w:t xml:space="preserve">(Pettorelli et al., 2005). </w:t>
      </w:r>
      <w:r w:rsidR="003C4389" w:rsidRPr="003C4389">
        <w:rPr>
          <w:rFonts w:ascii="Times New Roman" w:hAnsi="Times New Roman" w:cs="Times New Roman"/>
          <w:color w:val="222222"/>
          <w:sz w:val="24"/>
          <w:szCs w:val="24"/>
          <w:shd w:val="clear" w:color="auto" w:fill="FFFFFF"/>
        </w:rPr>
        <w:t xml:space="preserve">There are equally as many platforms from which imagery can be captured and software that can evaluate and calculate NDVI from the imagery. </w:t>
      </w:r>
      <w:r w:rsidR="00844F25">
        <w:rPr>
          <w:rFonts w:ascii="Times New Roman" w:hAnsi="Times New Roman" w:cs="Times New Roman"/>
          <w:color w:val="222222"/>
          <w:sz w:val="24"/>
          <w:szCs w:val="24"/>
          <w:shd w:val="clear" w:color="auto" w:fill="FFFFFF"/>
        </w:rPr>
        <w:t>The use of NDVI in hurricane damage assessments is relatively sparse, likely due to the problem of persistent cloud cover after landfall.</w:t>
      </w:r>
      <w:r w:rsidR="00C05539">
        <w:rPr>
          <w:rFonts w:ascii="Times New Roman" w:hAnsi="Times New Roman" w:cs="Times New Roman"/>
          <w:color w:val="222222"/>
          <w:sz w:val="24"/>
          <w:szCs w:val="24"/>
          <w:shd w:val="clear" w:color="auto" w:fill="FFFFFF"/>
        </w:rPr>
        <w:t xml:space="preserve"> There have been recent advances in commercial to provide extremely high-resolution Synthetic Aperture Radar (SAR) imagery, which would solve the cloud cover problem</w:t>
      </w:r>
      <w:r w:rsidR="0015589E">
        <w:rPr>
          <w:rFonts w:ascii="Times New Roman" w:hAnsi="Times New Roman" w:cs="Times New Roman"/>
          <w:color w:val="222222"/>
          <w:sz w:val="24"/>
          <w:szCs w:val="24"/>
          <w:shd w:val="clear" w:color="auto" w:fill="FFFFFF"/>
        </w:rPr>
        <w:t xml:space="preserve"> (</w:t>
      </w:r>
      <w:r w:rsidR="004867A1">
        <w:rPr>
          <w:rFonts w:ascii="Times New Roman" w:hAnsi="Times New Roman" w:cs="Times New Roman"/>
          <w:color w:val="222222"/>
          <w:sz w:val="24"/>
          <w:szCs w:val="24"/>
          <w:shd w:val="clear" w:color="auto" w:fill="FFFFFF"/>
        </w:rPr>
        <w:t>Banazadeh</w:t>
      </w:r>
      <w:r w:rsidR="0015589E">
        <w:rPr>
          <w:rFonts w:ascii="Times New Roman" w:hAnsi="Times New Roman" w:cs="Times New Roman"/>
          <w:color w:val="222222"/>
          <w:sz w:val="24"/>
          <w:szCs w:val="24"/>
          <w:shd w:val="clear" w:color="auto" w:fill="FFFFFF"/>
        </w:rPr>
        <w:t xml:space="preserve"> 202</w:t>
      </w:r>
      <w:r w:rsidR="004867A1">
        <w:rPr>
          <w:rFonts w:ascii="Times New Roman" w:hAnsi="Times New Roman" w:cs="Times New Roman"/>
          <w:color w:val="222222"/>
          <w:sz w:val="24"/>
          <w:szCs w:val="24"/>
          <w:shd w:val="clear" w:color="auto" w:fill="FFFFFF"/>
        </w:rPr>
        <w:t>0</w:t>
      </w:r>
      <w:r w:rsidR="0015589E">
        <w:rPr>
          <w:rFonts w:ascii="Times New Roman" w:hAnsi="Times New Roman" w:cs="Times New Roman"/>
          <w:color w:val="222222"/>
          <w:sz w:val="24"/>
          <w:szCs w:val="24"/>
          <w:shd w:val="clear" w:color="auto" w:fill="FFFFFF"/>
        </w:rPr>
        <w:t>).</w:t>
      </w:r>
      <w:r w:rsidR="00C05539">
        <w:rPr>
          <w:rFonts w:ascii="Times New Roman" w:hAnsi="Times New Roman" w:cs="Times New Roman"/>
          <w:color w:val="222222"/>
          <w:sz w:val="24"/>
          <w:szCs w:val="24"/>
          <w:shd w:val="clear" w:color="auto" w:fill="FFFFFF"/>
        </w:rPr>
        <w:t xml:space="preserve"> However, research on the effectiveness of SAR for </w:t>
      </w:r>
      <w:r w:rsidR="00DE77EF">
        <w:rPr>
          <w:rFonts w:ascii="Times New Roman" w:hAnsi="Times New Roman" w:cs="Times New Roman"/>
          <w:color w:val="222222"/>
          <w:sz w:val="24"/>
          <w:szCs w:val="24"/>
          <w:shd w:val="clear" w:color="auto" w:fill="FFFFFF"/>
        </w:rPr>
        <w:t>hurricane</w:t>
      </w:r>
      <w:r w:rsidR="00C05539">
        <w:rPr>
          <w:rFonts w:ascii="Times New Roman" w:hAnsi="Times New Roman" w:cs="Times New Roman"/>
          <w:color w:val="222222"/>
          <w:sz w:val="24"/>
          <w:szCs w:val="24"/>
          <w:shd w:val="clear" w:color="auto" w:fill="FFFFFF"/>
        </w:rPr>
        <w:t xml:space="preserve"> damage is rare due to the price barrier of products such as these. Until these products become more widely available,</w:t>
      </w:r>
      <w:r w:rsidR="00844F25">
        <w:rPr>
          <w:rFonts w:ascii="Times New Roman" w:hAnsi="Times New Roman" w:cs="Times New Roman"/>
          <w:color w:val="222222"/>
          <w:sz w:val="24"/>
          <w:szCs w:val="24"/>
          <w:shd w:val="clear" w:color="auto" w:fill="FFFFFF"/>
        </w:rPr>
        <w:t xml:space="preserve"> Google Earth Engine (GEE) can be utilized to rapidly evaluate </w:t>
      </w:r>
      <w:r w:rsidR="00FE555C">
        <w:rPr>
          <w:rFonts w:ascii="Times New Roman" w:hAnsi="Times New Roman" w:cs="Times New Roman"/>
          <w:color w:val="222222"/>
          <w:sz w:val="24"/>
          <w:szCs w:val="24"/>
          <w:shd w:val="clear" w:color="auto" w:fill="FFFFFF"/>
        </w:rPr>
        <w:t xml:space="preserve">damage </w:t>
      </w:r>
      <w:r w:rsidR="00C05539">
        <w:rPr>
          <w:rFonts w:ascii="Times New Roman" w:hAnsi="Times New Roman" w:cs="Times New Roman"/>
          <w:color w:val="222222"/>
          <w:sz w:val="24"/>
          <w:szCs w:val="24"/>
          <w:shd w:val="clear" w:color="auto" w:fill="FFFFFF"/>
        </w:rPr>
        <w:t xml:space="preserve">where imagery is available </w:t>
      </w:r>
      <w:r w:rsidR="00FE555C">
        <w:rPr>
          <w:rFonts w:ascii="Times New Roman" w:hAnsi="Times New Roman" w:cs="Times New Roman"/>
          <w:color w:val="222222"/>
          <w:sz w:val="24"/>
          <w:szCs w:val="24"/>
          <w:shd w:val="clear" w:color="auto" w:fill="FFFFFF"/>
        </w:rPr>
        <w:t xml:space="preserve">and can be an invaluable tool for informing landowners, emergency response, and other stakeholders. </w:t>
      </w:r>
    </w:p>
    <w:p w14:paraId="33844029" w14:textId="7636724E" w:rsidR="004867A1" w:rsidRDefault="004867A1" w:rsidP="004867A1">
      <w:pPr>
        <w:spacing w:line="480" w:lineRule="auto"/>
        <w:rPr>
          <w:rFonts w:ascii="Times New Roman" w:hAnsi="Times New Roman" w:cs="Times New Roman"/>
          <w:color w:val="222222"/>
          <w:sz w:val="28"/>
          <w:szCs w:val="28"/>
          <w:shd w:val="clear" w:color="auto" w:fill="FFFFFF"/>
        </w:rPr>
      </w:pPr>
      <w:r w:rsidRPr="004867A1">
        <w:rPr>
          <w:rFonts w:ascii="Times New Roman" w:hAnsi="Times New Roman" w:cs="Times New Roman"/>
          <w:color w:val="222222"/>
          <w:sz w:val="28"/>
          <w:szCs w:val="28"/>
          <w:shd w:val="clear" w:color="auto" w:fill="FFFFFF"/>
        </w:rPr>
        <w:lastRenderedPageBreak/>
        <w:t>Research Objective</w:t>
      </w:r>
    </w:p>
    <w:p w14:paraId="5C80FED3" w14:textId="23A90FAC" w:rsidR="00184F53" w:rsidRDefault="00184F53" w:rsidP="00184F53">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objective of this </w:t>
      </w:r>
      <w:r w:rsidR="000E33A0">
        <w:rPr>
          <w:rFonts w:ascii="Times New Roman" w:hAnsi="Times New Roman" w:cs="Times New Roman"/>
          <w:color w:val="222222"/>
          <w:sz w:val="24"/>
          <w:szCs w:val="24"/>
          <w:shd w:val="clear" w:color="auto" w:fill="FFFFFF"/>
        </w:rPr>
        <w:t>project</w:t>
      </w:r>
      <w:r>
        <w:rPr>
          <w:rFonts w:ascii="Times New Roman" w:hAnsi="Times New Roman" w:cs="Times New Roman"/>
          <w:color w:val="222222"/>
          <w:sz w:val="24"/>
          <w:szCs w:val="24"/>
          <w:shd w:val="clear" w:color="auto" w:fill="FFFFFF"/>
        </w:rPr>
        <w:t xml:space="preserve"> is to evaluate the use of GEE </w:t>
      </w:r>
      <w:r w:rsidR="0007080E">
        <w:rPr>
          <w:rFonts w:ascii="Times New Roman" w:hAnsi="Times New Roman" w:cs="Times New Roman"/>
          <w:color w:val="222222"/>
          <w:sz w:val="24"/>
          <w:szCs w:val="24"/>
          <w:shd w:val="clear" w:color="auto" w:fill="FFFFFF"/>
        </w:rPr>
        <w:t>providing rapid damage assessments after hurricane</w:t>
      </w:r>
      <w:r>
        <w:rPr>
          <w:rFonts w:ascii="Times New Roman" w:hAnsi="Times New Roman" w:cs="Times New Roman"/>
          <w:color w:val="222222"/>
          <w:sz w:val="24"/>
          <w:szCs w:val="24"/>
          <w:shd w:val="clear" w:color="auto" w:fill="FFFFFF"/>
        </w:rPr>
        <w:t xml:space="preserve"> damage </w:t>
      </w:r>
      <w:r w:rsidR="00D50878">
        <w:rPr>
          <w:rFonts w:ascii="Times New Roman" w:hAnsi="Times New Roman" w:cs="Times New Roman"/>
          <w:color w:val="222222"/>
          <w:sz w:val="24"/>
          <w:szCs w:val="24"/>
          <w:shd w:val="clear" w:color="auto" w:fill="FFFFFF"/>
        </w:rPr>
        <w:t>to</w:t>
      </w:r>
      <w:r w:rsidR="0007080E">
        <w:rPr>
          <w:rFonts w:ascii="Times New Roman" w:hAnsi="Times New Roman" w:cs="Times New Roman"/>
          <w:color w:val="222222"/>
          <w:sz w:val="24"/>
          <w:szCs w:val="24"/>
          <w:shd w:val="clear" w:color="auto" w:fill="FFFFFF"/>
        </w:rPr>
        <w:t xml:space="preserve"> </w:t>
      </w:r>
      <w:r w:rsidR="00E1660B">
        <w:rPr>
          <w:rFonts w:ascii="Times New Roman" w:hAnsi="Times New Roman" w:cs="Times New Roman"/>
          <w:color w:val="222222"/>
          <w:sz w:val="24"/>
          <w:szCs w:val="24"/>
          <w:shd w:val="clear" w:color="auto" w:fill="FFFFFF"/>
        </w:rPr>
        <w:t>Angelina</w:t>
      </w:r>
      <w:r>
        <w:rPr>
          <w:rFonts w:ascii="Times New Roman" w:hAnsi="Times New Roman" w:cs="Times New Roman"/>
          <w:color w:val="222222"/>
          <w:sz w:val="24"/>
          <w:szCs w:val="24"/>
          <w:shd w:val="clear" w:color="auto" w:fill="FFFFFF"/>
        </w:rPr>
        <w:t xml:space="preserve"> National Forest in Texas </w:t>
      </w:r>
      <w:r w:rsidR="00D50878">
        <w:rPr>
          <w:rFonts w:ascii="Times New Roman" w:hAnsi="Times New Roman" w:cs="Times New Roman"/>
          <w:color w:val="222222"/>
          <w:sz w:val="24"/>
          <w:szCs w:val="24"/>
          <w:shd w:val="clear" w:color="auto" w:fill="FFFFFF"/>
        </w:rPr>
        <w:t xml:space="preserve">and Kisatchie National Forest in Louisiana </w:t>
      </w:r>
      <w:r>
        <w:rPr>
          <w:rFonts w:ascii="Times New Roman" w:hAnsi="Times New Roman" w:cs="Times New Roman"/>
          <w:color w:val="222222"/>
          <w:sz w:val="24"/>
          <w:szCs w:val="24"/>
          <w:shd w:val="clear" w:color="auto" w:fill="FFFFFF"/>
        </w:rPr>
        <w:t xml:space="preserve">caused by </w:t>
      </w:r>
      <w:r w:rsidR="0007080E">
        <w:rPr>
          <w:rFonts w:ascii="Times New Roman" w:hAnsi="Times New Roman" w:cs="Times New Roman"/>
          <w:color w:val="222222"/>
          <w:sz w:val="24"/>
          <w:szCs w:val="24"/>
          <w:shd w:val="clear" w:color="auto" w:fill="FFFFFF"/>
        </w:rPr>
        <w:t xml:space="preserve">Hurricane </w:t>
      </w:r>
      <w:r w:rsidR="00D50878">
        <w:rPr>
          <w:rFonts w:ascii="Times New Roman" w:hAnsi="Times New Roman" w:cs="Times New Roman"/>
          <w:color w:val="222222"/>
          <w:sz w:val="24"/>
          <w:szCs w:val="24"/>
          <w:shd w:val="clear" w:color="auto" w:fill="FFFFFF"/>
        </w:rPr>
        <w:t>Rita</w:t>
      </w:r>
      <w:r w:rsidR="0007080E">
        <w:rPr>
          <w:rFonts w:ascii="Times New Roman" w:hAnsi="Times New Roman" w:cs="Times New Roman"/>
          <w:color w:val="222222"/>
          <w:sz w:val="24"/>
          <w:szCs w:val="24"/>
          <w:shd w:val="clear" w:color="auto" w:fill="FFFFFF"/>
        </w:rPr>
        <w:t xml:space="preserve"> in 2005 and </w:t>
      </w:r>
      <w:r>
        <w:rPr>
          <w:rFonts w:ascii="Times New Roman" w:hAnsi="Times New Roman" w:cs="Times New Roman"/>
          <w:color w:val="222222"/>
          <w:sz w:val="24"/>
          <w:szCs w:val="24"/>
          <w:shd w:val="clear" w:color="auto" w:fill="FFFFFF"/>
        </w:rPr>
        <w:t>Hurricane Laura in 2020</w:t>
      </w:r>
      <w:r w:rsidR="0007080E">
        <w:rPr>
          <w:rFonts w:ascii="Times New Roman" w:hAnsi="Times New Roman" w:cs="Times New Roman"/>
          <w:color w:val="222222"/>
          <w:sz w:val="24"/>
          <w:szCs w:val="24"/>
          <w:shd w:val="clear" w:color="auto" w:fill="FFFFFF"/>
        </w:rPr>
        <w:t xml:space="preserve"> respectively. </w:t>
      </w:r>
      <w:r>
        <w:rPr>
          <w:rFonts w:ascii="Times New Roman" w:hAnsi="Times New Roman" w:cs="Times New Roman"/>
          <w:color w:val="222222"/>
          <w:sz w:val="24"/>
          <w:szCs w:val="24"/>
          <w:shd w:val="clear" w:color="auto" w:fill="FFFFFF"/>
        </w:rPr>
        <w:t xml:space="preserve">NDVI will be the primary method for which damage is estimated. Preliminary investigation showed that imagery is available for the dates before and after the hurricane and </w:t>
      </w:r>
      <w:r w:rsidR="00BE5D93">
        <w:rPr>
          <w:rFonts w:ascii="Times New Roman" w:hAnsi="Times New Roman" w:cs="Times New Roman"/>
          <w:color w:val="222222"/>
          <w:sz w:val="24"/>
          <w:szCs w:val="24"/>
          <w:shd w:val="clear" w:color="auto" w:fill="FFFFFF"/>
        </w:rPr>
        <w:t>is</w:t>
      </w:r>
      <w:r>
        <w:rPr>
          <w:rFonts w:ascii="Times New Roman" w:hAnsi="Times New Roman" w:cs="Times New Roman"/>
          <w:color w:val="222222"/>
          <w:sz w:val="24"/>
          <w:szCs w:val="24"/>
          <w:shd w:val="clear" w:color="auto" w:fill="FFFFFF"/>
        </w:rPr>
        <w:t xml:space="preserve"> relatively cloud free, which is critical for completing the NDVI analysis. Results will be compared to any ground surveys that were completed to estimate the damage </w:t>
      </w:r>
      <w:r w:rsidR="00043CA5">
        <w:rPr>
          <w:rFonts w:ascii="Times New Roman" w:hAnsi="Times New Roman" w:cs="Times New Roman"/>
          <w:color w:val="222222"/>
          <w:sz w:val="24"/>
          <w:szCs w:val="24"/>
          <w:shd w:val="clear" w:color="auto" w:fill="FFFFFF"/>
        </w:rPr>
        <w:t>caused</w:t>
      </w:r>
      <w:r>
        <w:rPr>
          <w:rFonts w:ascii="Times New Roman" w:hAnsi="Times New Roman" w:cs="Times New Roman"/>
          <w:color w:val="222222"/>
          <w:sz w:val="24"/>
          <w:szCs w:val="24"/>
          <w:shd w:val="clear" w:color="auto" w:fill="FFFFFF"/>
        </w:rPr>
        <w:t xml:space="preserve"> by hurricane and will be used to gauge the accuracy of the GEE analysis. </w:t>
      </w:r>
      <w:r w:rsidR="00043CA5">
        <w:rPr>
          <w:rFonts w:ascii="Times New Roman" w:hAnsi="Times New Roman" w:cs="Times New Roman"/>
          <w:color w:val="222222"/>
          <w:sz w:val="24"/>
          <w:szCs w:val="24"/>
          <w:shd w:val="clear" w:color="auto" w:fill="FFFFFF"/>
        </w:rPr>
        <w:t>If the analysis proves accurate, this project will show that GEE can be used to rapidly assess damage by natural disasters to forest ecosystems.</w:t>
      </w:r>
    </w:p>
    <w:p w14:paraId="7626BEC6" w14:textId="77777777" w:rsidR="00F818E5" w:rsidRPr="00584491" w:rsidRDefault="00F818E5" w:rsidP="00F818E5">
      <w:pPr>
        <w:spacing w:line="480" w:lineRule="auto"/>
        <w:rPr>
          <w:rFonts w:ascii="Times New Roman" w:hAnsi="Times New Roman" w:cs="Times New Roman"/>
          <w:sz w:val="24"/>
          <w:szCs w:val="24"/>
        </w:rPr>
      </w:pPr>
      <w:r w:rsidRPr="00AF592D">
        <w:rPr>
          <w:rFonts w:ascii="Times New Roman" w:hAnsi="Times New Roman" w:cs="Times New Roman"/>
          <w:i/>
          <w:iCs/>
          <w:color w:val="222222"/>
          <w:sz w:val="32"/>
          <w:szCs w:val="32"/>
          <w:shd w:val="clear" w:color="auto" w:fill="FFFFFF"/>
        </w:rPr>
        <w:t>Literature Review</w:t>
      </w:r>
    </w:p>
    <w:p w14:paraId="4771BB46" w14:textId="77777777" w:rsidR="00F818E5" w:rsidRPr="00730B53" w:rsidRDefault="00F818E5" w:rsidP="00F818E5">
      <w:pPr>
        <w:spacing w:line="480" w:lineRule="auto"/>
        <w:rPr>
          <w:rFonts w:ascii="Times New Roman" w:hAnsi="Times New Roman" w:cs="Times New Roman"/>
          <w:color w:val="222222"/>
          <w:sz w:val="28"/>
          <w:szCs w:val="28"/>
          <w:shd w:val="clear" w:color="auto" w:fill="FFFFFF"/>
        </w:rPr>
      </w:pPr>
      <w:r w:rsidRPr="00730B53">
        <w:rPr>
          <w:rFonts w:ascii="Times New Roman" w:hAnsi="Times New Roman" w:cs="Times New Roman"/>
          <w:color w:val="222222"/>
          <w:sz w:val="28"/>
          <w:szCs w:val="28"/>
          <w:shd w:val="clear" w:color="auto" w:fill="FFFFFF"/>
        </w:rPr>
        <w:t>NDVI Analysis with Google Earth Engine</w:t>
      </w:r>
    </w:p>
    <w:p w14:paraId="712A4451" w14:textId="77777777" w:rsidR="00F818E5" w:rsidRPr="00730B53" w:rsidRDefault="00F818E5" w:rsidP="00F818E5">
      <w:pPr>
        <w:spacing w:line="48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sidRPr="00730B53">
        <w:rPr>
          <w:rFonts w:ascii="Times New Roman" w:hAnsi="Times New Roman" w:cs="Times New Roman"/>
          <w:color w:val="222222"/>
          <w:sz w:val="24"/>
          <w:szCs w:val="24"/>
          <w:shd w:val="clear" w:color="auto" w:fill="FFFFFF"/>
        </w:rPr>
        <w:t>Google Earth Engine (GEE) is a relatively new cloud-computing open-source tool. Its open-source availability</w:t>
      </w:r>
      <w:r>
        <w:rPr>
          <w:rFonts w:ascii="Times New Roman" w:hAnsi="Times New Roman" w:cs="Times New Roman"/>
          <w:color w:val="222222"/>
          <w:sz w:val="24"/>
          <w:szCs w:val="24"/>
          <w:shd w:val="clear" w:color="auto" w:fill="FFFFFF"/>
        </w:rPr>
        <w:t xml:space="preserve"> allows</w:t>
      </w:r>
      <w:r w:rsidRPr="00730B53">
        <w:rPr>
          <w:rFonts w:ascii="Times New Roman" w:hAnsi="Times New Roman" w:cs="Times New Roman"/>
          <w:color w:val="222222"/>
          <w:sz w:val="24"/>
          <w:szCs w:val="24"/>
          <w:shd w:val="clear" w:color="auto" w:fill="FFFFFF"/>
        </w:rPr>
        <w:t xml:space="preserve"> for a variety of important uses across many fields (</w:t>
      </w:r>
      <w:r w:rsidRPr="00615771">
        <w:rPr>
          <w:rFonts w:ascii="Times New Roman" w:hAnsi="Times New Roman" w:cs="Times New Roman"/>
          <w:color w:val="222222"/>
          <w:sz w:val="24"/>
          <w:szCs w:val="24"/>
          <w:shd w:val="clear" w:color="auto" w:fill="FFFFFF"/>
        </w:rPr>
        <w:t>Ghaffarian</w:t>
      </w:r>
      <w:r>
        <w:rPr>
          <w:rFonts w:ascii="Times New Roman" w:hAnsi="Times New Roman" w:cs="Times New Roman"/>
          <w:color w:val="222222"/>
          <w:sz w:val="24"/>
          <w:szCs w:val="24"/>
          <w:shd w:val="clear" w:color="auto" w:fill="FFFFFF"/>
        </w:rPr>
        <w:t xml:space="preserve"> et al.</w:t>
      </w:r>
      <w:r w:rsidRPr="00730B53">
        <w:rPr>
          <w:rFonts w:ascii="Times New Roman" w:hAnsi="Times New Roman" w:cs="Times New Roman"/>
          <w:sz w:val="24"/>
          <w:szCs w:val="24"/>
        </w:rPr>
        <w:t>,</w:t>
      </w:r>
      <w:r>
        <w:rPr>
          <w:rFonts w:ascii="Times New Roman" w:hAnsi="Times New Roman" w:cs="Times New Roman"/>
          <w:sz w:val="24"/>
          <w:szCs w:val="24"/>
        </w:rPr>
        <w:t xml:space="preserve"> 2020,</w:t>
      </w:r>
      <w:r w:rsidRPr="00730B53">
        <w:rPr>
          <w:rFonts w:ascii="Times New Roman" w:hAnsi="Times New Roman" w:cs="Times New Roman"/>
          <w:sz w:val="24"/>
          <w:szCs w:val="24"/>
        </w:rPr>
        <w:t xml:space="preserve"> </w:t>
      </w:r>
      <w:r w:rsidRPr="00341E81">
        <w:rPr>
          <w:rFonts w:ascii="Times New Roman" w:hAnsi="Times New Roman" w:cs="Times New Roman"/>
          <w:color w:val="222222"/>
          <w:sz w:val="24"/>
          <w:szCs w:val="24"/>
          <w:shd w:val="clear" w:color="auto" w:fill="FFFFFF"/>
        </w:rPr>
        <w:t>Valderrama-Landeros</w:t>
      </w:r>
      <w:r>
        <w:rPr>
          <w:rFonts w:ascii="Times New Roman" w:hAnsi="Times New Roman" w:cs="Times New Roman"/>
          <w:color w:val="222222"/>
          <w:sz w:val="24"/>
          <w:szCs w:val="24"/>
          <w:shd w:val="clear" w:color="auto" w:fill="FFFFFF"/>
        </w:rPr>
        <w:t xml:space="preserve"> et al., 2021</w:t>
      </w:r>
      <w:r w:rsidRPr="00730B53">
        <w:rPr>
          <w:rFonts w:ascii="Times New Roman" w:hAnsi="Times New Roman" w:cs="Times New Roman"/>
          <w:sz w:val="24"/>
          <w:szCs w:val="24"/>
        </w:rPr>
        <w:t xml:space="preserve">). In GEE, users are easily able to calculate a normalized difference vegetation index (NDVI) for various purposes. There are a variety of </w:t>
      </w:r>
      <w:r>
        <w:rPr>
          <w:rFonts w:ascii="Times New Roman" w:hAnsi="Times New Roman" w:cs="Times New Roman"/>
          <w:sz w:val="24"/>
          <w:szCs w:val="24"/>
        </w:rPr>
        <w:t>image collections from various platforms</w:t>
      </w:r>
      <w:r w:rsidRPr="00730B53">
        <w:rPr>
          <w:rFonts w:ascii="Times New Roman" w:hAnsi="Times New Roman" w:cs="Times New Roman"/>
          <w:sz w:val="24"/>
          <w:szCs w:val="24"/>
        </w:rPr>
        <w:t xml:space="preserve"> that users can access, but the Landsat and Sentinel Series are most commonly used for NDVI. For imagery dating prior to 2014, the Landsat series is useful for tracking long-term trends in NDVI (Robinson et al</w:t>
      </w:r>
      <w:r>
        <w:rPr>
          <w:rFonts w:ascii="Times New Roman" w:hAnsi="Times New Roman" w:cs="Times New Roman"/>
          <w:sz w:val="24"/>
          <w:szCs w:val="24"/>
        </w:rPr>
        <w:t>.</w:t>
      </w:r>
      <w:r w:rsidRPr="00730B53">
        <w:rPr>
          <w:rFonts w:ascii="Times New Roman" w:hAnsi="Times New Roman" w:cs="Times New Roman"/>
          <w:sz w:val="24"/>
          <w:szCs w:val="24"/>
        </w:rPr>
        <w:t>, 2017). The authors utilized a compositing method to stack imagery from multiple sensors due to the availability of imagery over a 30-year span.</w:t>
      </w:r>
      <w:r>
        <w:rPr>
          <w:rFonts w:ascii="Times New Roman" w:hAnsi="Times New Roman" w:cs="Times New Roman"/>
          <w:sz w:val="24"/>
          <w:szCs w:val="24"/>
        </w:rPr>
        <w:t xml:space="preserve"> From this composite they were able to calculate NDVI for their site over a </w:t>
      </w:r>
      <w:r>
        <w:rPr>
          <w:rFonts w:ascii="Times New Roman" w:hAnsi="Times New Roman" w:cs="Times New Roman"/>
          <w:sz w:val="24"/>
          <w:szCs w:val="24"/>
        </w:rPr>
        <w:lastRenderedPageBreak/>
        <w:t>long period of time.</w:t>
      </w:r>
      <w:r w:rsidRPr="00730B53">
        <w:rPr>
          <w:rFonts w:ascii="Times New Roman" w:hAnsi="Times New Roman" w:cs="Times New Roman"/>
          <w:sz w:val="24"/>
          <w:szCs w:val="24"/>
        </w:rPr>
        <w:t xml:space="preserve"> In</w:t>
      </w:r>
      <w:r>
        <w:rPr>
          <w:rFonts w:ascii="Times New Roman" w:hAnsi="Times New Roman" w:cs="Times New Roman"/>
          <w:sz w:val="24"/>
          <w:szCs w:val="24"/>
        </w:rPr>
        <w:t xml:space="preserve"> more</w:t>
      </w:r>
      <w:r w:rsidRPr="00730B53">
        <w:rPr>
          <w:rFonts w:ascii="Times New Roman" w:hAnsi="Times New Roman" w:cs="Times New Roman"/>
          <w:sz w:val="24"/>
          <w:szCs w:val="24"/>
        </w:rPr>
        <w:t xml:space="preserve"> recent studies, it is more common to see the use of Sentinel series satellites being utilized over Landsat due to the increased resolution from 30m to 10m. This enables higher accuracy for showing NDVI changes (Valderrama-Landeros et al</w:t>
      </w:r>
      <w:r>
        <w:rPr>
          <w:rFonts w:ascii="Times New Roman" w:hAnsi="Times New Roman" w:cs="Times New Roman"/>
          <w:sz w:val="24"/>
          <w:szCs w:val="24"/>
        </w:rPr>
        <w:t xml:space="preserve">., </w:t>
      </w:r>
      <w:r w:rsidRPr="00730B53">
        <w:rPr>
          <w:rFonts w:ascii="Times New Roman" w:hAnsi="Times New Roman" w:cs="Times New Roman"/>
          <w:sz w:val="24"/>
          <w:szCs w:val="24"/>
        </w:rPr>
        <w:t>2021</w:t>
      </w:r>
      <w:r w:rsidRPr="000E33A0">
        <w:rPr>
          <w:rStyle w:val="CommentReference"/>
          <w:rFonts w:ascii="Times New Roman" w:hAnsi="Times New Roman" w:cs="Times New Roman"/>
          <w:sz w:val="24"/>
          <w:szCs w:val="24"/>
        </w:rPr>
        <w:t>,</w:t>
      </w:r>
      <w:r>
        <w:rPr>
          <w:rStyle w:val="CommentReference"/>
        </w:rPr>
        <w:t xml:space="preserve"> </w:t>
      </w:r>
      <w:r w:rsidRPr="004867A1">
        <w:rPr>
          <w:rStyle w:val="CommentReference"/>
          <w:rFonts w:ascii="Times New Roman" w:hAnsi="Times New Roman" w:cs="Times New Roman"/>
          <w:sz w:val="24"/>
          <w:szCs w:val="24"/>
        </w:rPr>
        <w:t>L</w:t>
      </w:r>
      <w:r w:rsidRPr="00730B53">
        <w:rPr>
          <w:rFonts w:ascii="Times New Roman" w:hAnsi="Times New Roman" w:cs="Times New Roman"/>
          <w:sz w:val="24"/>
          <w:szCs w:val="24"/>
        </w:rPr>
        <w:t>asaponara et al</w:t>
      </w:r>
      <w:r>
        <w:rPr>
          <w:rFonts w:ascii="Times New Roman" w:hAnsi="Times New Roman" w:cs="Times New Roman"/>
          <w:sz w:val="24"/>
          <w:szCs w:val="24"/>
        </w:rPr>
        <w:t xml:space="preserve">., </w:t>
      </w:r>
      <w:r w:rsidRPr="00730B53">
        <w:rPr>
          <w:rFonts w:ascii="Times New Roman" w:hAnsi="Times New Roman" w:cs="Times New Roman"/>
          <w:sz w:val="24"/>
          <w:szCs w:val="24"/>
        </w:rPr>
        <w:t>2022). These authors both used GEE and NDVI to monitor long term changes in land use and phenology change in their studies. Both authors utilized Sentinel-2 imagery to perform their analysis, and both utilized random forest classification to capture changes. Random forest classification is a machine learning method for creating model predictions</w:t>
      </w:r>
      <w:r>
        <w:rPr>
          <w:rFonts w:ascii="Times New Roman" w:hAnsi="Times New Roman" w:cs="Times New Roman"/>
          <w:sz w:val="24"/>
          <w:szCs w:val="24"/>
        </w:rPr>
        <w:t xml:space="preserve"> and is important for NDVI classification. </w:t>
      </w:r>
      <w:r w:rsidRPr="00730B53">
        <w:rPr>
          <w:rFonts w:ascii="Times New Roman" w:hAnsi="Times New Roman" w:cs="Times New Roman"/>
          <w:sz w:val="24"/>
          <w:szCs w:val="24"/>
        </w:rPr>
        <w:t>Valderrama-Landeros et al. (2021) reported a 79% accuracy for their random forest classification. They also concluded that the timeframe in which NDVI data is collected can drastically affect accuracy, as they reported a 55% accuracy when using non-optimal period data. Lasaponara et al</w:t>
      </w:r>
      <w:r>
        <w:rPr>
          <w:rFonts w:ascii="Times New Roman" w:hAnsi="Times New Roman" w:cs="Times New Roman"/>
          <w:sz w:val="24"/>
          <w:szCs w:val="24"/>
        </w:rPr>
        <w:t>.</w:t>
      </w:r>
      <w:r w:rsidRPr="00730B53">
        <w:rPr>
          <w:rFonts w:ascii="Times New Roman" w:hAnsi="Times New Roman" w:cs="Times New Roman"/>
          <w:sz w:val="24"/>
          <w:szCs w:val="24"/>
        </w:rPr>
        <w:t xml:space="preserve"> (2022) introduced a linear regression to their classification, in contrast to only using random forests. This enabled them to obtain a higher accuracy of 86% due to its ability to extract NDVI trends over time. </w:t>
      </w:r>
    </w:p>
    <w:p w14:paraId="7D8BDA19" w14:textId="77777777" w:rsidR="00F818E5" w:rsidRPr="00730B53" w:rsidRDefault="00F818E5" w:rsidP="00F818E5">
      <w:pPr>
        <w:pStyle w:val="Heading1"/>
        <w:spacing w:line="480" w:lineRule="auto"/>
        <w:rPr>
          <w:rFonts w:ascii="Times New Roman" w:hAnsi="Times New Roman" w:cs="Times New Roman"/>
          <w:color w:val="auto"/>
          <w:sz w:val="28"/>
          <w:szCs w:val="28"/>
        </w:rPr>
      </w:pPr>
      <w:r w:rsidRPr="00730B53">
        <w:rPr>
          <w:rFonts w:ascii="Times New Roman" w:hAnsi="Times New Roman" w:cs="Times New Roman"/>
          <w:color w:val="auto"/>
          <w:sz w:val="28"/>
          <w:szCs w:val="28"/>
        </w:rPr>
        <w:t>Disaster Analysis</w:t>
      </w:r>
    </w:p>
    <w:p w14:paraId="793AE8E4" w14:textId="77777777" w:rsidR="00F818E5" w:rsidRDefault="00F818E5" w:rsidP="00F818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Natural disasters are an unfortunate reality of our world, and there are many different reasons and methods employed to study them. Many times, disaster analysis involves utilizing different datasets to better understand how the disaster has impacted or will impact affected infrastructure or the environment. This type of analysis lends well to a GIS based analytical approach, which typically involves a weighted overlay analysis. Akbulak et al. (2018) used this weight overlay analysis in combination with the analytical hierarchy process (AHP) to analyze fire risk. AHP is a process that includes expert opinions to give weights to the various layers in the overlay, which can be important for complex interactions such as fires. This method, coupled with NDVI and other raster layers can greatly improve the accuracy of predicting disaster risk. In </w:t>
      </w:r>
      <w:r>
        <w:rPr>
          <w:rFonts w:ascii="Times New Roman" w:hAnsi="Times New Roman" w:cs="Times New Roman"/>
          <w:sz w:val="24"/>
          <w:szCs w:val="24"/>
        </w:rPr>
        <w:lastRenderedPageBreak/>
        <w:t>contrast to raster and imagery data, disaster analysis can be performed with vector datasets as well. Karaye et al. (2019) utilized a hotspot analysis to determine contamination risk to citizens from hurricanes. They concluded that hurricanes pose a significant long-term risk to citizens and the environment through contamination of water supplies.</w:t>
      </w:r>
    </w:p>
    <w:p w14:paraId="64055DC0" w14:textId="7A2F2E97" w:rsidR="00F818E5" w:rsidRDefault="00F818E5" w:rsidP="00F818E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Remote sensing can also be a valuable tool in disaster analysis, and there are several different methodologies to performing this kind of analysis. Mukherjee and Singh (2020) utilized an NDVI approach coupled with weighted overlay analysis to detect flood prone areas in Texas. The authors demonstrated that using primarily raster datasets can be beneficial when analyzing natural disasters. Although they did not report the accuracy of their model, they suggest that using higher resolution satellite data than Landsat 8 (30m) will ultimately improve accuracy. Ghaffarian et al. (2020) used a similar approach to calculate land change, however they incorporated NDVI with four other vegetation indices using Landsat </w:t>
      </w:r>
      <w:r w:rsidR="002B0117">
        <w:rPr>
          <w:rFonts w:ascii="Times New Roman" w:hAnsi="Times New Roman" w:cs="Times New Roman"/>
          <w:sz w:val="24"/>
          <w:szCs w:val="24"/>
        </w:rPr>
        <w:t>5</w:t>
      </w:r>
      <w:r>
        <w:rPr>
          <w:rFonts w:ascii="Times New Roman" w:hAnsi="Times New Roman" w:cs="Times New Roman"/>
          <w:sz w:val="24"/>
          <w:szCs w:val="24"/>
        </w:rPr>
        <w:t xml:space="preserve"> and 8 satellites to monitor post-disaster recovery instead of raster layers. The authors reported an overall land classification accuracy of 88%. This shows that high accuracy may be attained using vegetation indices as opposed to weighted overlay analysis with raster datasets. This is consistent with reports seen in Laurin et al (2021), which reported an accuracy of 86% using multi-spectral imagery. The authors also evaluated the use of Synthetic Aperture Radar (SAR) on change detection. They concluded that although SAR has less overall accuracy (68%), it can be used for rapid assessment of disaster damage due to cloud penetration. This is a valuable feature due to the tendency of clouds to stay in affected areas for months after an incident. </w:t>
      </w:r>
    </w:p>
    <w:p w14:paraId="3CEA7062" w14:textId="77777777" w:rsidR="00F818E5" w:rsidRPr="002040AF" w:rsidRDefault="00F818E5" w:rsidP="00F818E5">
      <w:pPr>
        <w:spacing w:line="480" w:lineRule="auto"/>
        <w:rPr>
          <w:rFonts w:ascii="Times New Roman" w:hAnsi="Times New Roman" w:cs="Times New Roman"/>
          <w:sz w:val="28"/>
          <w:szCs w:val="28"/>
        </w:rPr>
      </w:pPr>
      <w:r w:rsidRPr="002040AF">
        <w:rPr>
          <w:rFonts w:ascii="Times New Roman" w:hAnsi="Times New Roman" w:cs="Times New Roman"/>
          <w:sz w:val="28"/>
          <w:szCs w:val="28"/>
        </w:rPr>
        <w:t>Hurricane Forest Damage</w:t>
      </w:r>
    </w:p>
    <w:p w14:paraId="5D93AAD9" w14:textId="77777777" w:rsidR="00BE5D93" w:rsidRDefault="00F818E5" w:rsidP="00BE5D9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Hurricanes affect forests differently depending on many factors (Boucher et al. 1990, Harcombe et al. 2009, Kim et al. 2020). Boucher et al. (1990) demonstrated that although pine </w:t>
      </w:r>
      <w:r>
        <w:rPr>
          <w:rFonts w:ascii="Times New Roman" w:hAnsi="Times New Roman" w:cs="Times New Roman"/>
          <w:sz w:val="24"/>
          <w:szCs w:val="24"/>
        </w:rPr>
        <w:lastRenderedPageBreak/>
        <w:t xml:space="preserve">forests can withstand hurricane wind damage more than rainforests (25% vs 56% felled trees), survivorship is lower in pine forests. Similar results to pine forest damage were reported by Harcombe et al. (2009), showing between 5 – 31% loss and Staudhammer et al. (2011) showing 36% loss. Harcombe et al. (2009) and Kim et al. (2020) also showed that tree damage can vary within sites and between hurricanes. Harcbome et al (2009) identified 10 resistant, three intermediate, and 14 susceptible species populations. They also found that dominance changes in canopy can be accelerated by hurricanes, resulting in increasing dominance of shade-tolerant species in some sites but not others. Hurricane disturbance typically creates conditions that slow succession and increase diversity. However, frequent disturbance may make successional change unpredictable. This is supported by the findings of Kim et al (2020), which showed that the damage from two consecutive hurricanes affected trees in different ways. Hurricane Rita caused severe damage to shorter, shade tolerant species, while Hurricane Ike just three years later damaged taller, shade intolerant trees. </w:t>
      </w:r>
    </w:p>
    <w:p w14:paraId="0017BC14" w14:textId="170608FE" w:rsidR="0099328C" w:rsidRPr="00BE5D93" w:rsidRDefault="0007080E" w:rsidP="00BE5D93">
      <w:pPr>
        <w:spacing w:line="480" w:lineRule="auto"/>
        <w:rPr>
          <w:ins w:id="0" w:author="Author"/>
          <w:rFonts w:ascii="Times New Roman" w:hAnsi="Times New Roman" w:cs="Times New Roman"/>
          <w:sz w:val="24"/>
          <w:szCs w:val="24"/>
        </w:rPr>
      </w:pPr>
      <w:r w:rsidRPr="00A71DFD">
        <w:rPr>
          <w:rFonts w:ascii="Times New Roman" w:hAnsi="Times New Roman" w:cs="Times New Roman"/>
          <w:i/>
          <w:iCs/>
          <w:color w:val="222222"/>
          <w:sz w:val="32"/>
          <w:szCs w:val="32"/>
          <w:shd w:val="clear" w:color="auto" w:fill="FFFFFF"/>
        </w:rPr>
        <w:t>Method</w:t>
      </w:r>
      <w:r w:rsidR="007276C1">
        <w:rPr>
          <w:rFonts w:ascii="Times New Roman" w:hAnsi="Times New Roman" w:cs="Times New Roman"/>
          <w:i/>
          <w:iCs/>
          <w:color w:val="222222"/>
          <w:sz w:val="32"/>
          <w:szCs w:val="32"/>
          <w:shd w:val="clear" w:color="auto" w:fill="FFFFFF"/>
        </w:rPr>
        <w:t>ology</w:t>
      </w:r>
    </w:p>
    <w:p w14:paraId="4A881B7A" w14:textId="78A6A689" w:rsidR="0099328C" w:rsidRDefault="0099328C" w:rsidP="0007080E">
      <w:pPr>
        <w:spacing w:line="480" w:lineRule="auto"/>
        <w:rPr>
          <w:rFonts w:ascii="Times New Roman" w:hAnsi="Times New Roman" w:cs="Times New Roman"/>
          <w:color w:val="222222"/>
          <w:sz w:val="28"/>
          <w:szCs w:val="28"/>
          <w:shd w:val="clear" w:color="auto" w:fill="FFFFFF"/>
        </w:rPr>
      </w:pPr>
      <w:r w:rsidRPr="0099328C">
        <w:rPr>
          <w:rFonts w:ascii="Times New Roman" w:hAnsi="Times New Roman" w:cs="Times New Roman"/>
          <w:color w:val="222222"/>
          <w:sz w:val="28"/>
          <w:szCs w:val="28"/>
          <w:shd w:val="clear" w:color="auto" w:fill="FFFFFF"/>
        </w:rPr>
        <w:t>Study Area</w:t>
      </w:r>
    </w:p>
    <w:p w14:paraId="749544DC" w14:textId="06B9E5B8" w:rsidR="0099328C" w:rsidRDefault="0099328C"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8"/>
          <w:szCs w:val="28"/>
          <w:shd w:val="clear" w:color="auto" w:fill="FFFFFF"/>
        </w:rPr>
        <w:tab/>
      </w:r>
      <w:r w:rsidRPr="0099328C">
        <w:rPr>
          <w:rFonts w:ascii="Times New Roman" w:hAnsi="Times New Roman" w:cs="Times New Roman"/>
          <w:color w:val="222222"/>
          <w:sz w:val="24"/>
          <w:szCs w:val="24"/>
          <w:shd w:val="clear" w:color="auto" w:fill="FFFFFF"/>
        </w:rPr>
        <w:t>This project will</w:t>
      </w:r>
      <w:r>
        <w:rPr>
          <w:rFonts w:ascii="Times New Roman" w:hAnsi="Times New Roman" w:cs="Times New Roman"/>
          <w:color w:val="222222"/>
          <w:sz w:val="24"/>
          <w:szCs w:val="24"/>
          <w:shd w:val="clear" w:color="auto" w:fill="FFFFFF"/>
        </w:rPr>
        <w:t xml:space="preserve"> focus on two National Forests owned by the United States Forest Service (USFS). Kisatchie National Forest was established in 1930 and is the only National Forest in Louisiana. There are several separated Ranger Districts, but this project will look at the Catahoula (south) and Winn Ranger District (north) as viewed on Figure 1. </w:t>
      </w:r>
      <w:r w:rsidR="00A433A3">
        <w:rPr>
          <w:rFonts w:ascii="Times New Roman" w:hAnsi="Times New Roman" w:cs="Times New Roman"/>
          <w:color w:val="222222"/>
          <w:sz w:val="24"/>
          <w:szCs w:val="24"/>
          <w:shd w:val="clear" w:color="auto" w:fill="FFFFFF"/>
        </w:rPr>
        <w:t xml:space="preserve">Together, these districts are approximately 285,00 acres. The forest is primarily used for recreation, sustainable timber harvesting, and provides critical habitat for the endangered Red-cockaded Woodpecker (RCW) as well as other ecosystem services that are provided by forests. </w:t>
      </w:r>
      <w:r w:rsidR="00FD2FC2">
        <w:rPr>
          <w:rFonts w:ascii="Times New Roman" w:hAnsi="Times New Roman" w:cs="Times New Roman"/>
          <w:color w:val="222222"/>
          <w:sz w:val="24"/>
          <w:szCs w:val="24"/>
          <w:shd w:val="clear" w:color="auto" w:fill="FFFFFF"/>
        </w:rPr>
        <w:t xml:space="preserve">The Catahoula Ranger </w:t>
      </w:r>
      <w:r w:rsidR="00FD2FC2">
        <w:rPr>
          <w:rFonts w:ascii="Times New Roman" w:hAnsi="Times New Roman" w:cs="Times New Roman"/>
          <w:color w:val="222222"/>
          <w:sz w:val="24"/>
          <w:szCs w:val="24"/>
          <w:shd w:val="clear" w:color="auto" w:fill="FFFFFF"/>
        </w:rPr>
        <w:lastRenderedPageBreak/>
        <w:t>District is a mix of piney-woods and hardwoods, while the Winn Ranger District is dominated by Longleaf Pine.</w:t>
      </w:r>
    </w:p>
    <w:p w14:paraId="63FAB1F1" w14:textId="01F6E068" w:rsidR="00BC7E7D" w:rsidRDefault="00A433A3" w:rsidP="0007080E">
      <w:pPr>
        <w:spacing w:line="480" w:lineRule="auto"/>
        <w:rPr>
          <w:rFonts w:ascii="Times New Roman" w:hAnsi="Times New Roman" w:cs="Times New Roman"/>
          <w:i/>
          <w:iCs/>
          <w:color w:val="222222"/>
          <w:sz w:val="32"/>
          <w:szCs w:val="32"/>
          <w:shd w:val="clear" w:color="auto" w:fill="FFFFFF"/>
        </w:rPr>
      </w:pPr>
      <w:r>
        <w:rPr>
          <w:rFonts w:ascii="Times New Roman" w:hAnsi="Times New Roman" w:cs="Times New Roman"/>
          <w:color w:val="222222"/>
          <w:sz w:val="24"/>
          <w:szCs w:val="24"/>
          <w:shd w:val="clear" w:color="auto" w:fill="FFFFFF"/>
        </w:rPr>
        <w:tab/>
        <w:t xml:space="preserve">Angelina National Forest is one of four forests in Texas, established in 1935, and encompasses approximately 150,000 acres. The forest is separated into a north and south section by the man-made Sam Rayburn Reservoir, which was formed by the construction of the Sam Rayburn Dam in the 1960’s. The forest is primarily used for recreation, wildlife habitat, timber management, and fire management. </w:t>
      </w:r>
      <w:r w:rsidR="00FD2FC2">
        <w:rPr>
          <w:rFonts w:ascii="Times New Roman" w:hAnsi="Times New Roman" w:cs="Times New Roman"/>
          <w:color w:val="222222"/>
          <w:sz w:val="24"/>
          <w:szCs w:val="24"/>
          <w:shd w:val="clear" w:color="auto" w:fill="FFFFFF"/>
        </w:rPr>
        <w:t xml:space="preserve">The north section is dominated by loblolly and short-leaf pine, while the southern section is dominated by long-leaf pine. </w:t>
      </w:r>
      <w:r w:rsidR="00BC7E7D">
        <w:rPr>
          <w:rFonts w:ascii="Times New Roman" w:hAnsi="Times New Roman" w:cs="Times New Roman"/>
          <w:i/>
          <w:iCs/>
          <w:noProof/>
          <w:color w:val="222222"/>
          <w:sz w:val="32"/>
          <w:szCs w:val="32"/>
          <w:shd w:val="clear" w:color="auto" w:fill="FFFFFF"/>
        </w:rPr>
        <w:drawing>
          <wp:inline distT="0" distB="0" distL="0" distR="0" wp14:anchorId="766D0556" wp14:editId="69FE963F">
            <wp:extent cx="3857625" cy="4381500"/>
            <wp:effectExtent l="0" t="0" r="9525" b="0"/>
            <wp:docPr id="797298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98799" name="Picture 797298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8787" cy="4405536"/>
                    </a:xfrm>
                    <a:prstGeom prst="rect">
                      <a:avLst/>
                    </a:prstGeom>
                  </pic:spPr>
                </pic:pic>
              </a:graphicData>
            </a:graphic>
          </wp:inline>
        </w:drawing>
      </w:r>
    </w:p>
    <w:p w14:paraId="0374E344" w14:textId="3FAA1C67" w:rsidR="00FD2FC2" w:rsidRPr="00FD2FC2" w:rsidRDefault="00FD2FC2" w:rsidP="0007080E">
      <w:pPr>
        <w:spacing w:line="480" w:lineRule="auto"/>
        <w:rPr>
          <w:rFonts w:ascii="Times New Roman" w:hAnsi="Times New Roman" w:cs="Times New Roman"/>
          <w:color w:val="222222"/>
          <w:sz w:val="24"/>
          <w:szCs w:val="24"/>
          <w:shd w:val="clear" w:color="auto" w:fill="FFFFFF"/>
        </w:rPr>
      </w:pPr>
      <w:r w:rsidRPr="00FD2FC2">
        <w:rPr>
          <w:rFonts w:ascii="Times New Roman" w:hAnsi="Times New Roman" w:cs="Times New Roman"/>
          <w:color w:val="222222"/>
          <w:sz w:val="24"/>
          <w:szCs w:val="24"/>
          <w:shd w:val="clear" w:color="auto" w:fill="FFFFFF"/>
        </w:rPr>
        <w:t>Figure 1</w:t>
      </w:r>
      <w:r>
        <w:rPr>
          <w:rFonts w:ascii="Times New Roman" w:hAnsi="Times New Roman" w:cs="Times New Roman"/>
          <w:color w:val="222222"/>
          <w:sz w:val="24"/>
          <w:szCs w:val="24"/>
          <w:shd w:val="clear" w:color="auto" w:fill="FFFFFF"/>
        </w:rPr>
        <w:t>. Study Area depicting Angelina National Forest (left) and Kisatchie National Forest (right).</w:t>
      </w:r>
    </w:p>
    <w:p w14:paraId="75FA65F7" w14:textId="7FAF1BFF" w:rsidR="00A71DFD" w:rsidRPr="00A71DFD" w:rsidRDefault="00A71DFD" w:rsidP="0007080E">
      <w:pPr>
        <w:spacing w:line="480" w:lineRule="auto"/>
        <w:rPr>
          <w:rFonts w:ascii="Times New Roman" w:hAnsi="Times New Roman" w:cs="Times New Roman"/>
          <w:color w:val="222222"/>
          <w:sz w:val="28"/>
          <w:szCs w:val="28"/>
          <w:shd w:val="clear" w:color="auto" w:fill="FFFFFF"/>
        </w:rPr>
      </w:pPr>
      <w:r w:rsidRPr="00A71DFD">
        <w:rPr>
          <w:rFonts w:ascii="Times New Roman" w:hAnsi="Times New Roman" w:cs="Times New Roman"/>
          <w:color w:val="222222"/>
          <w:sz w:val="28"/>
          <w:szCs w:val="28"/>
          <w:shd w:val="clear" w:color="auto" w:fill="FFFFFF"/>
        </w:rPr>
        <w:lastRenderedPageBreak/>
        <w:t>Data Source</w:t>
      </w:r>
    </w:p>
    <w:p w14:paraId="78BF5110" w14:textId="47489446" w:rsidR="00BE425F" w:rsidRDefault="00A71DFD"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4"/>
          <w:szCs w:val="24"/>
          <w:shd w:val="clear" w:color="auto" w:fill="FFFFFF"/>
        </w:rPr>
        <w:t xml:space="preserve">Image acquisition was performed in GEE using JavaScript code to </w:t>
      </w:r>
      <w:r w:rsidR="00876430">
        <w:rPr>
          <w:rFonts w:ascii="Times New Roman" w:hAnsi="Times New Roman" w:cs="Times New Roman"/>
          <w:color w:val="222222"/>
          <w:sz w:val="24"/>
          <w:szCs w:val="24"/>
          <w:shd w:val="clear" w:color="auto" w:fill="FFFFFF"/>
        </w:rPr>
        <w:t xml:space="preserve">perform cloud-masking and NDVI calculations on Landsat </w:t>
      </w:r>
      <w:r w:rsidR="00F818E5">
        <w:rPr>
          <w:rFonts w:ascii="Times New Roman" w:hAnsi="Times New Roman" w:cs="Times New Roman"/>
          <w:color w:val="222222"/>
          <w:sz w:val="24"/>
          <w:szCs w:val="24"/>
          <w:shd w:val="clear" w:color="auto" w:fill="FFFFFF"/>
        </w:rPr>
        <w:t>5</w:t>
      </w:r>
      <w:r w:rsidR="00FA6F3B">
        <w:rPr>
          <w:rFonts w:ascii="Times New Roman" w:hAnsi="Times New Roman" w:cs="Times New Roman"/>
          <w:color w:val="222222"/>
          <w:sz w:val="24"/>
          <w:szCs w:val="24"/>
          <w:shd w:val="clear" w:color="auto" w:fill="FFFFFF"/>
        </w:rPr>
        <w:t xml:space="preserve"> </w:t>
      </w:r>
      <w:r w:rsidR="00876430">
        <w:rPr>
          <w:rFonts w:ascii="Times New Roman" w:hAnsi="Times New Roman" w:cs="Times New Roman"/>
          <w:color w:val="222222"/>
          <w:sz w:val="24"/>
          <w:szCs w:val="24"/>
          <w:shd w:val="clear" w:color="auto" w:fill="FFFFFF"/>
        </w:rPr>
        <w:t>and 8</w:t>
      </w:r>
      <w:r w:rsidR="00FA6F3B">
        <w:rPr>
          <w:rFonts w:ascii="Times New Roman" w:hAnsi="Times New Roman" w:cs="Times New Roman"/>
          <w:color w:val="222222"/>
          <w:sz w:val="24"/>
          <w:szCs w:val="24"/>
          <w:shd w:val="clear" w:color="auto" w:fill="FFFFFF"/>
        </w:rPr>
        <w:t xml:space="preserve"> </w:t>
      </w:r>
      <w:r w:rsidR="00876430">
        <w:rPr>
          <w:rFonts w:ascii="Times New Roman" w:hAnsi="Times New Roman" w:cs="Times New Roman"/>
          <w:color w:val="222222"/>
          <w:sz w:val="24"/>
          <w:szCs w:val="24"/>
          <w:shd w:val="clear" w:color="auto" w:fill="FFFFFF"/>
        </w:rPr>
        <w:t xml:space="preserve">images. </w:t>
      </w:r>
      <w:r w:rsidR="00FA526F">
        <w:rPr>
          <w:rFonts w:ascii="Times New Roman" w:hAnsi="Times New Roman" w:cs="Times New Roman"/>
          <w:color w:val="222222"/>
          <w:sz w:val="24"/>
          <w:szCs w:val="24"/>
          <w:shd w:val="clear" w:color="auto" w:fill="FFFFFF"/>
        </w:rPr>
        <w:t xml:space="preserve">Additionally, </w:t>
      </w:r>
      <w:r w:rsidR="00BE425F">
        <w:rPr>
          <w:rFonts w:ascii="Times New Roman" w:hAnsi="Times New Roman" w:cs="Times New Roman"/>
          <w:color w:val="222222"/>
          <w:sz w:val="24"/>
          <w:szCs w:val="24"/>
          <w:shd w:val="clear" w:color="auto" w:fill="FFFFFF"/>
        </w:rPr>
        <w:t>Sentinel - 2</w:t>
      </w:r>
      <w:r w:rsidR="00FA526F">
        <w:rPr>
          <w:rFonts w:ascii="Times New Roman" w:hAnsi="Times New Roman" w:cs="Times New Roman"/>
          <w:color w:val="222222"/>
          <w:sz w:val="24"/>
          <w:szCs w:val="24"/>
          <w:shd w:val="clear" w:color="auto" w:fill="FFFFFF"/>
        </w:rPr>
        <w:t xml:space="preserve"> imagery was acquired to </w:t>
      </w:r>
      <w:r w:rsidR="008A62CD">
        <w:rPr>
          <w:rFonts w:ascii="Times New Roman" w:hAnsi="Times New Roman" w:cs="Times New Roman"/>
          <w:color w:val="222222"/>
          <w:sz w:val="24"/>
          <w:szCs w:val="24"/>
          <w:shd w:val="clear" w:color="auto" w:fill="FFFFFF"/>
        </w:rPr>
        <w:t>be used as a ground truth image to be used in the accuracy assessment</w:t>
      </w:r>
      <w:r w:rsidR="00FA526F">
        <w:rPr>
          <w:rFonts w:ascii="Times New Roman" w:hAnsi="Times New Roman" w:cs="Times New Roman"/>
          <w:color w:val="222222"/>
          <w:sz w:val="24"/>
          <w:szCs w:val="24"/>
          <w:shd w:val="clear" w:color="auto" w:fill="FFFFFF"/>
        </w:rPr>
        <w:t xml:space="preserve">. </w:t>
      </w:r>
      <w:r w:rsidR="00BE425F">
        <w:rPr>
          <w:rFonts w:ascii="Times New Roman" w:hAnsi="Times New Roman" w:cs="Times New Roman"/>
          <w:color w:val="222222"/>
          <w:sz w:val="24"/>
          <w:szCs w:val="24"/>
          <w:shd w:val="clear" w:color="auto" w:fill="FFFFFF"/>
        </w:rPr>
        <w:t>Sentinel - 2</w:t>
      </w:r>
      <w:r w:rsidR="00FA526F">
        <w:rPr>
          <w:rFonts w:ascii="Times New Roman" w:hAnsi="Times New Roman" w:cs="Times New Roman"/>
          <w:color w:val="222222"/>
          <w:sz w:val="24"/>
          <w:szCs w:val="24"/>
          <w:shd w:val="clear" w:color="auto" w:fill="FFFFFF"/>
        </w:rPr>
        <w:t xml:space="preserve"> imagery is high</w:t>
      </w:r>
      <w:r w:rsidR="00BE425F">
        <w:rPr>
          <w:rFonts w:ascii="Times New Roman" w:hAnsi="Times New Roman" w:cs="Times New Roman"/>
          <w:color w:val="222222"/>
          <w:sz w:val="24"/>
          <w:szCs w:val="24"/>
          <w:shd w:val="clear" w:color="auto" w:fill="FFFFFF"/>
        </w:rPr>
        <w:t>er</w:t>
      </w:r>
      <w:r w:rsidR="00FA526F">
        <w:rPr>
          <w:rFonts w:ascii="Times New Roman" w:hAnsi="Times New Roman" w:cs="Times New Roman"/>
          <w:color w:val="222222"/>
          <w:sz w:val="24"/>
          <w:szCs w:val="24"/>
          <w:shd w:val="clear" w:color="auto" w:fill="FFFFFF"/>
        </w:rPr>
        <w:t>-resolution (</w:t>
      </w:r>
      <w:r w:rsidR="00BE425F">
        <w:rPr>
          <w:rFonts w:ascii="Times New Roman" w:hAnsi="Times New Roman" w:cs="Times New Roman"/>
          <w:color w:val="222222"/>
          <w:sz w:val="24"/>
          <w:szCs w:val="24"/>
          <w:shd w:val="clear" w:color="auto" w:fill="FFFFFF"/>
        </w:rPr>
        <w:t>10-</w:t>
      </w:r>
      <w:r w:rsidR="00FA526F">
        <w:rPr>
          <w:rFonts w:ascii="Times New Roman" w:hAnsi="Times New Roman" w:cs="Times New Roman"/>
          <w:color w:val="222222"/>
          <w:sz w:val="24"/>
          <w:szCs w:val="24"/>
          <w:shd w:val="clear" w:color="auto" w:fill="FFFFFF"/>
        </w:rPr>
        <w:t xml:space="preserve">meter) </w:t>
      </w:r>
      <w:r w:rsidR="00BE425F">
        <w:rPr>
          <w:rFonts w:ascii="Times New Roman" w:hAnsi="Times New Roman" w:cs="Times New Roman"/>
          <w:color w:val="222222"/>
          <w:sz w:val="24"/>
          <w:szCs w:val="24"/>
          <w:shd w:val="clear" w:color="auto" w:fill="FFFFFF"/>
        </w:rPr>
        <w:t>satellite</w:t>
      </w:r>
      <w:r w:rsidR="00FA526F">
        <w:rPr>
          <w:rFonts w:ascii="Times New Roman" w:hAnsi="Times New Roman" w:cs="Times New Roman"/>
          <w:color w:val="222222"/>
          <w:sz w:val="24"/>
          <w:szCs w:val="24"/>
          <w:shd w:val="clear" w:color="auto" w:fill="FFFFFF"/>
        </w:rPr>
        <w:t xml:space="preserve"> imagery</w:t>
      </w:r>
      <w:r w:rsidR="002933A3">
        <w:rPr>
          <w:rFonts w:ascii="Times New Roman" w:hAnsi="Times New Roman" w:cs="Times New Roman"/>
          <w:color w:val="222222"/>
          <w:sz w:val="24"/>
          <w:szCs w:val="24"/>
          <w:shd w:val="clear" w:color="auto" w:fill="FFFFFF"/>
        </w:rPr>
        <w:t xml:space="preserve"> (Table 1)</w:t>
      </w:r>
      <w:r w:rsidR="00FA526F">
        <w:rPr>
          <w:rFonts w:ascii="Times New Roman" w:hAnsi="Times New Roman" w:cs="Times New Roman"/>
          <w:color w:val="222222"/>
          <w:sz w:val="24"/>
          <w:szCs w:val="24"/>
          <w:shd w:val="clear" w:color="auto" w:fill="FFFFFF"/>
        </w:rPr>
        <w:t xml:space="preserve">. </w:t>
      </w:r>
      <w:r w:rsidR="00876430">
        <w:rPr>
          <w:rFonts w:ascii="Times New Roman" w:hAnsi="Times New Roman" w:cs="Times New Roman"/>
          <w:color w:val="222222"/>
          <w:sz w:val="24"/>
          <w:szCs w:val="24"/>
          <w:shd w:val="clear" w:color="auto" w:fill="FFFFFF"/>
        </w:rPr>
        <w:t xml:space="preserve">Hurricane </w:t>
      </w:r>
      <w:r w:rsidR="00457DD7">
        <w:rPr>
          <w:rFonts w:ascii="Times New Roman" w:hAnsi="Times New Roman" w:cs="Times New Roman"/>
          <w:color w:val="222222"/>
          <w:sz w:val="24"/>
          <w:szCs w:val="24"/>
          <w:shd w:val="clear" w:color="auto" w:fill="FFFFFF"/>
        </w:rPr>
        <w:t>Rita</w:t>
      </w:r>
      <w:r w:rsidR="00876430">
        <w:rPr>
          <w:rFonts w:ascii="Times New Roman" w:hAnsi="Times New Roman" w:cs="Times New Roman"/>
          <w:color w:val="222222"/>
          <w:sz w:val="24"/>
          <w:szCs w:val="24"/>
          <w:shd w:val="clear" w:color="auto" w:fill="FFFFFF"/>
        </w:rPr>
        <w:t xml:space="preserve"> occurred in 2005, which required the use of Landsat </w:t>
      </w:r>
      <w:r w:rsidR="00F818E5">
        <w:rPr>
          <w:rFonts w:ascii="Times New Roman" w:hAnsi="Times New Roman" w:cs="Times New Roman"/>
          <w:color w:val="222222"/>
          <w:sz w:val="24"/>
          <w:szCs w:val="24"/>
          <w:shd w:val="clear" w:color="auto" w:fill="FFFFFF"/>
        </w:rPr>
        <w:t>5</w:t>
      </w:r>
      <w:r w:rsidR="00876430">
        <w:rPr>
          <w:rFonts w:ascii="Times New Roman" w:hAnsi="Times New Roman" w:cs="Times New Roman"/>
          <w:color w:val="222222"/>
          <w:sz w:val="24"/>
          <w:szCs w:val="24"/>
          <w:shd w:val="clear" w:color="auto" w:fill="FFFFFF"/>
        </w:rPr>
        <w:t xml:space="preserve"> images </w:t>
      </w:r>
      <w:r w:rsidR="00FA6F3B">
        <w:rPr>
          <w:rFonts w:ascii="Times New Roman" w:hAnsi="Times New Roman" w:cs="Times New Roman"/>
          <w:color w:val="222222"/>
          <w:sz w:val="24"/>
          <w:szCs w:val="24"/>
          <w:shd w:val="clear" w:color="auto" w:fill="FFFFFF"/>
        </w:rPr>
        <w:t>because</w:t>
      </w:r>
      <w:r w:rsidR="00876430">
        <w:rPr>
          <w:rFonts w:ascii="Times New Roman" w:hAnsi="Times New Roman" w:cs="Times New Roman"/>
          <w:color w:val="222222"/>
          <w:sz w:val="24"/>
          <w:szCs w:val="24"/>
          <w:shd w:val="clear" w:color="auto" w:fill="FFFFFF"/>
        </w:rPr>
        <w:t xml:space="preserve"> </w:t>
      </w:r>
      <w:r w:rsidR="00FA6F3B">
        <w:rPr>
          <w:rFonts w:ascii="Times New Roman" w:hAnsi="Times New Roman" w:cs="Times New Roman"/>
          <w:color w:val="222222"/>
          <w:sz w:val="24"/>
          <w:szCs w:val="24"/>
          <w:shd w:val="clear" w:color="auto" w:fill="FFFFFF"/>
        </w:rPr>
        <w:t xml:space="preserve">Landsat 8 was not launched until 2013. Landsat 8 </w:t>
      </w:r>
      <w:r w:rsidR="0060433F">
        <w:rPr>
          <w:rFonts w:ascii="Times New Roman" w:hAnsi="Times New Roman" w:cs="Times New Roman"/>
          <w:color w:val="222222"/>
          <w:sz w:val="24"/>
          <w:szCs w:val="24"/>
          <w:shd w:val="clear" w:color="auto" w:fill="FFFFFF"/>
        </w:rPr>
        <w:t xml:space="preserve">imagery </w:t>
      </w:r>
      <w:r w:rsidR="00FA6F3B">
        <w:rPr>
          <w:rFonts w:ascii="Times New Roman" w:hAnsi="Times New Roman" w:cs="Times New Roman"/>
          <w:color w:val="222222"/>
          <w:sz w:val="24"/>
          <w:szCs w:val="24"/>
          <w:shd w:val="clear" w:color="auto" w:fill="FFFFFF"/>
        </w:rPr>
        <w:t xml:space="preserve">was used for Hurricane Laura due to the availability of imagery. </w:t>
      </w:r>
      <w:r w:rsidR="00D50878">
        <w:rPr>
          <w:rFonts w:ascii="Times New Roman" w:hAnsi="Times New Roman" w:cs="Times New Roman"/>
          <w:color w:val="222222"/>
          <w:sz w:val="24"/>
          <w:szCs w:val="24"/>
          <w:shd w:val="clear" w:color="auto" w:fill="FFFFFF"/>
        </w:rPr>
        <w:t xml:space="preserve">Hurricane Rita passed through </w:t>
      </w:r>
      <w:r w:rsidR="00E1660B">
        <w:rPr>
          <w:rFonts w:ascii="Times New Roman" w:hAnsi="Times New Roman" w:cs="Times New Roman"/>
          <w:color w:val="222222"/>
          <w:sz w:val="24"/>
          <w:szCs w:val="24"/>
          <w:shd w:val="clear" w:color="auto" w:fill="FFFFFF"/>
        </w:rPr>
        <w:t xml:space="preserve">Angelina National Forest on September 9, 2005 as a Category 1 hurricane. Hurricane Laura passed through Kisatchie National Forest on August 27, </w:t>
      </w:r>
      <w:r w:rsidR="00060433">
        <w:rPr>
          <w:rFonts w:ascii="Times New Roman" w:hAnsi="Times New Roman" w:cs="Times New Roman"/>
          <w:color w:val="222222"/>
          <w:sz w:val="24"/>
          <w:szCs w:val="24"/>
          <w:shd w:val="clear" w:color="auto" w:fill="FFFFFF"/>
        </w:rPr>
        <w:t>2020,</w:t>
      </w:r>
      <w:r w:rsidR="00E1660B">
        <w:rPr>
          <w:rFonts w:ascii="Times New Roman" w:hAnsi="Times New Roman" w:cs="Times New Roman"/>
          <w:color w:val="222222"/>
          <w:sz w:val="24"/>
          <w:szCs w:val="24"/>
          <w:shd w:val="clear" w:color="auto" w:fill="FFFFFF"/>
        </w:rPr>
        <w:t xml:space="preserve"> as a Category 2 hurricane</w:t>
      </w:r>
      <w:r w:rsidR="00457DD7">
        <w:rPr>
          <w:rFonts w:ascii="Times New Roman" w:hAnsi="Times New Roman" w:cs="Times New Roman"/>
          <w:color w:val="222222"/>
          <w:sz w:val="24"/>
          <w:szCs w:val="24"/>
          <w:shd w:val="clear" w:color="auto" w:fill="FFFFFF"/>
        </w:rPr>
        <w:t>.</w:t>
      </w:r>
      <w:r w:rsidR="00FA526F">
        <w:rPr>
          <w:rFonts w:ascii="Times New Roman" w:hAnsi="Times New Roman" w:cs="Times New Roman"/>
          <w:color w:val="222222"/>
          <w:sz w:val="24"/>
          <w:szCs w:val="24"/>
          <w:shd w:val="clear" w:color="auto" w:fill="FFFFFF"/>
        </w:rPr>
        <w:t xml:space="preserve"> </w:t>
      </w:r>
    </w:p>
    <w:p w14:paraId="7349A3AC" w14:textId="56879E1F" w:rsidR="009617C6" w:rsidRDefault="009617C6"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Table 1. </w:t>
      </w:r>
      <w:r w:rsidR="00D4395D">
        <w:rPr>
          <w:rFonts w:ascii="Times New Roman" w:hAnsi="Times New Roman" w:cs="Times New Roman"/>
          <w:color w:val="222222"/>
          <w:sz w:val="24"/>
          <w:szCs w:val="24"/>
          <w:shd w:val="clear" w:color="auto" w:fill="FFFFFF"/>
        </w:rPr>
        <w:t>Image Dates and Uses. Use 1 –</w:t>
      </w:r>
      <w:r w:rsidR="002B72A9">
        <w:rPr>
          <w:rFonts w:ascii="Times New Roman" w:hAnsi="Times New Roman" w:cs="Times New Roman"/>
          <w:color w:val="222222"/>
          <w:sz w:val="24"/>
          <w:szCs w:val="24"/>
          <w:shd w:val="clear" w:color="auto" w:fill="FFFFFF"/>
        </w:rPr>
        <w:t>B</w:t>
      </w:r>
      <w:r w:rsidR="00D4395D">
        <w:rPr>
          <w:rFonts w:ascii="Times New Roman" w:hAnsi="Times New Roman" w:cs="Times New Roman"/>
          <w:color w:val="222222"/>
          <w:sz w:val="24"/>
          <w:szCs w:val="24"/>
          <w:shd w:val="clear" w:color="auto" w:fill="FFFFFF"/>
        </w:rPr>
        <w:t xml:space="preserve">aseline vegetation index. Use 2 –NDVI </w:t>
      </w:r>
      <w:r w:rsidR="002B72A9">
        <w:rPr>
          <w:rFonts w:ascii="Times New Roman" w:hAnsi="Times New Roman" w:cs="Times New Roman"/>
          <w:color w:val="222222"/>
          <w:sz w:val="24"/>
          <w:szCs w:val="24"/>
          <w:shd w:val="clear" w:color="auto" w:fill="FFFFFF"/>
        </w:rPr>
        <w:t xml:space="preserve">assessment </w:t>
      </w:r>
      <w:r w:rsidR="00D4395D">
        <w:rPr>
          <w:rFonts w:ascii="Times New Roman" w:hAnsi="Times New Roman" w:cs="Times New Roman"/>
          <w:color w:val="222222"/>
          <w:sz w:val="24"/>
          <w:szCs w:val="24"/>
          <w:shd w:val="clear" w:color="auto" w:fill="FFFFFF"/>
        </w:rPr>
        <w:t>several months after the hurricane passed through. Use 3 –NDVI</w:t>
      </w:r>
      <w:r w:rsidR="002B72A9">
        <w:rPr>
          <w:rFonts w:ascii="Times New Roman" w:hAnsi="Times New Roman" w:cs="Times New Roman"/>
          <w:color w:val="222222"/>
          <w:sz w:val="24"/>
          <w:szCs w:val="24"/>
          <w:shd w:val="clear" w:color="auto" w:fill="FFFFFF"/>
        </w:rPr>
        <w:t xml:space="preserve"> assessment</w:t>
      </w:r>
      <w:r w:rsidR="00D4395D">
        <w:rPr>
          <w:rFonts w:ascii="Times New Roman" w:hAnsi="Times New Roman" w:cs="Times New Roman"/>
          <w:color w:val="222222"/>
          <w:sz w:val="24"/>
          <w:szCs w:val="24"/>
          <w:shd w:val="clear" w:color="auto" w:fill="FFFFFF"/>
        </w:rPr>
        <w:t xml:space="preserve"> one year after the hurricane passed through. Use 4- </w:t>
      </w:r>
      <w:r w:rsidR="002B72A9">
        <w:rPr>
          <w:rFonts w:ascii="Times New Roman" w:hAnsi="Times New Roman" w:cs="Times New Roman"/>
          <w:color w:val="222222"/>
          <w:sz w:val="24"/>
          <w:szCs w:val="24"/>
          <w:shd w:val="clear" w:color="auto" w:fill="FFFFFF"/>
        </w:rPr>
        <w:t>R</w:t>
      </w:r>
      <w:r w:rsidR="00D4395D">
        <w:rPr>
          <w:rFonts w:ascii="Times New Roman" w:hAnsi="Times New Roman" w:cs="Times New Roman"/>
          <w:color w:val="222222"/>
          <w:sz w:val="24"/>
          <w:szCs w:val="24"/>
          <w:shd w:val="clear" w:color="auto" w:fill="FFFFFF"/>
        </w:rPr>
        <w:t xml:space="preserve">eference </w:t>
      </w:r>
      <w:r w:rsidR="002B72A9">
        <w:rPr>
          <w:rFonts w:ascii="Times New Roman" w:hAnsi="Times New Roman" w:cs="Times New Roman"/>
          <w:color w:val="222222"/>
          <w:sz w:val="24"/>
          <w:szCs w:val="24"/>
          <w:shd w:val="clear" w:color="auto" w:fill="FFFFFF"/>
        </w:rPr>
        <w:t xml:space="preserve">image </w:t>
      </w:r>
      <w:r w:rsidR="00D4395D">
        <w:rPr>
          <w:rFonts w:ascii="Times New Roman" w:hAnsi="Times New Roman" w:cs="Times New Roman"/>
          <w:color w:val="222222"/>
          <w:sz w:val="24"/>
          <w:szCs w:val="24"/>
          <w:shd w:val="clear" w:color="auto" w:fill="FFFFFF"/>
        </w:rPr>
        <w:t xml:space="preserve">for the accuracy assessment. </w:t>
      </w:r>
    </w:p>
    <w:tbl>
      <w:tblPr>
        <w:tblStyle w:val="TableGrid"/>
        <w:tblW w:w="0" w:type="auto"/>
        <w:tblLook w:val="04A0" w:firstRow="1" w:lastRow="0" w:firstColumn="1" w:lastColumn="0" w:noHBand="0" w:noVBand="1"/>
      </w:tblPr>
      <w:tblGrid>
        <w:gridCol w:w="1870"/>
        <w:gridCol w:w="1870"/>
        <w:gridCol w:w="1870"/>
        <w:gridCol w:w="1870"/>
        <w:gridCol w:w="1870"/>
      </w:tblGrid>
      <w:tr w:rsidR="005F7ABB" w14:paraId="0F022767" w14:textId="77777777" w:rsidTr="005F7ABB">
        <w:tc>
          <w:tcPr>
            <w:tcW w:w="1870" w:type="dxa"/>
          </w:tcPr>
          <w:p w14:paraId="28D90E75" w14:textId="27332BF9" w:rsidR="005F7ABB" w:rsidRPr="00D4395D" w:rsidRDefault="005F7ABB" w:rsidP="0007080E">
            <w:pPr>
              <w:spacing w:line="480" w:lineRule="auto"/>
              <w:rPr>
                <w:rFonts w:ascii="Times New Roman" w:hAnsi="Times New Roman" w:cs="Times New Roman"/>
                <w:b/>
                <w:bCs/>
                <w:color w:val="222222"/>
                <w:sz w:val="24"/>
                <w:szCs w:val="24"/>
                <w:shd w:val="clear" w:color="auto" w:fill="FFFFFF"/>
              </w:rPr>
            </w:pPr>
            <w:r w:rsidRPr="00D4395D">
              <w:rPr>
                <w:rFonts w:ascii="Times New Roman" w:hAnsi="Times New Roman" w:cs="Times New Roman"/>
                <w:b/>
                <w:bCs/>
                <w:color w:val="222222"/>
                <w:sz w:val="24"/>
                <w:szCs w:val="24"/>
                <w:shd w:val="clear" w:color="auto" w:fill="FFFFFF"/>
              </w:rPr>
              <w:t>Image Number</w:t>
            </w:r>
          </w:p>
        </w:tc>
        <w:tc>
          <w:tcPr>
            <w:tcW w:w="1870" w:type="dxa"/>
          </w:tcPr>
          <w:p w14:paraId="2A0C7A25" w14:textId="1D93190D" w:rsidR="005F7ABB" w:rsidRPr="00D4395D" w:rsidRDefault="005F7ABB" w:rsidP="0007080E">
            <w:pPr>
              <w:spacing w:line="480" w:lineRule="auto"/>
              <w:rPr>
                <w:rFonts w:ascii="Times New Roman" w:hAnsi="Times New Roman" w:cs="Times New Roman"/>
                <w:b/>
                <w:bCs/>
                <w:color w:val="222222"/>
                <w:sz w:val="24"/>
                <w:szCs w:val="24"/>
                <w:shd w:val="clear" w:color="auto" w:fill="FFFFFF"/>
              </w:rPr>
            </w:pPr>
            <w:r w:rsidRPr="00D4395D">
              <w:rPr>
                <w:rFonts w:ascii="Times New Roman" w:hAnsi="Times New Roman" w:cs="Times New Roman"/>
                <w:b/>
                <w:bCs/>
                <w:color w:val="222222"/>
                <w:sz w:val="24"/>
                <w:szCs w:val="24"/>
                <w:shd w:val="clear" w:color="auto" w:fill="FFFFFF"/>
              </w:rPr>
              <w:t>Image Date</w:t>
            </w:r>
          </w:p>
        </w:tc>
        <w:tc>
          <w:tcPr>
            <w:tcW w:w="1870" w:type="dxa"/>
          </w:tcPr>
          <w:p w14:paraId="3BB6968A" w14:textId="0F35C1AC" w:rsidR="005F7ABB" w:rsidRPr="00D4395D" w:rsidRDefault="005F7ABB" w:rsidP="0007080E">
            <w:pPr>
              <w:spacing w:line="480" w:lineRule="auto"/>
              <w:rPr>
                <w:rFonts w:ascii="Times New Roman" w:hAnsi="Times New Roman" w:cs="Times New Roman"/>
                <w:b/>
                <w:bCs/>
                <w:color w:val="222222"/>
                <w:sz w:val="24"/>
                <w:szCs w:val="24"/>
                <w:shd w:val="clear" w:color="auto" w:fill="FFFFFF"/>
              </w:rPr>
            </w:pPr>
            <w:r w:rsidRPr="00D4395D">
              <w:rPr>
                <w:rFonts w:ascii="Times New Roman" w:hAnsi="Times New Roman" w:cs="Times New Roman"/>
                <w:b/>
                <w:bCs/>
                <w:color w:val="222222"/>
                <w:sz w:val="24"/>
                <w:szCs w:val="24"/>
                <w:shd w:val="clear" w:color="auto" w:fill="FFFFFF"/>
              </w:rPr>
              <w:t>Platform</w:t>
            </w:r>
          </w:p>
        </w:tc>
        <w:tc>
          <w:tcPr>
            <w:tcW w:w="1870" w:type="dxa"/>
          </w:tcPr>
          <w:p w14:paraId="66B9EF57" w14:textId="7E540949" w:rsidR="005F7ABB" w:rsidRPr="00D4395D" w:rsidRDefault="005F7ABB" w:rsidP="0007080E">
            <w:pPr>
              <w:spacing w:line="480" w:lineRule="auto"/>
              <w:rPr>
                <w:rFonts w:ascii="Times New Roman" w:hAnsi="Times New Roman" w:cs="Times New Roman"/>
                <w:b/>
                <w:bCs/>
                <w:color w:val="222222"/>
                <w:sz w:val="24"/>
                <w:szCs w:val="24"/>
                <w:shd w:val="clear" w:color="auto" w:fill="FFFFFF"/>
              </w:rPr>
            </w:pPr>
            <w:r w:rsidRPr="00D4395D">
              <w:rPr>
                <w:rFonts w:ascii="Times New Roman" w:hAnsi="Times New Roman" w:cs="Times New Roman"/>
                <w:b/>
                <w:bCs/>
                <w:color w:val="222222"/>
                <w:sz w:val="24"/>
                <w:szCs w:val="24"/>
                <w:shd w:val="clear" w:color="auto" w:fill="FFFFFF"/>
              </w:rPr>
              <w:t>Use</w:t>
            </w:r>
          </w:p>
        </w:tc>
        <w:tc>
          <w:tcPr>
            <w:tcW w:w="1870" w:type="dxa"/>
          </w:tcPr>
          <w:p w14:paraId="061FDA30" w14:textId="4B34A491" w:rsidR="005F7ABB" w:rsidRPr="00D4395D" w:rsidRDefault="005F7ABB" w:rsidP="0007080E">
            <w:pPr>
              <w:spacing w:line="480" w:lineRule="auto"/>
              <w:rPr>
                <w:rFonts w:ascii="Times New Roman" w:hAnsi="Times New Roman" w:cs="Times New Roman"/>
                <w:b/>
                <w:bCs/>
                <w:color w:val="222222"/>
                <w:sz w:val="24"/>
                <w:szCs w:val="24"/>
                <w:shd w:val="clear" w:color="auto" w:fill="FFFFFF"/>
              </w:rPr>
            </w:pPr>
            <w:r w:rsidRPr="00D4395D">
              <w:rPr>
                <w:rFonts w:ascii="Times New Roman" w:hAnsi="Times New Roman" w:cs="Times New Roman"/>
                <w:b/>
                <w:bCs/>
                <w:color w:val="222222"/>
                <w:sz w:val="24"/>
                <w:szCs w:val="24"/>
                <w:shd w:val="clear" w:color="auto" w:fill="FFFFFF"/>
              </w:rPr>
              <w:t>Bands Used</w:t>
            </w:r>
          </w:p>
        </w:tc>
      </w:tr>
      <w:tr w:rsidR="005F7ABB" w14:paraId="58637A36" w14:textId="77777777" w:rsidTr="005F7ABB">
        <w:tc>
          <w:tcPr>
            <w:tcW w:w="1870" w:type="dxa"/>
          </w:tcPr>
          <w:p w14:paraId="55C0ACDC" w14:textId="73E554E2"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870" w:type="dxa"/>
          </w:tcPr>
          <w:p w14:paraId="5BB46909" w14:textId="2FD3C27A"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6-14-2005</w:t>
            </w:r>
          </w:p>
        </w:tc>
        <w:tc>
          <w:tcPr>
            <w:tcW w:w="1870" w:type="dxa"/>
          </w:tcPr>
          <w:p w14:paraId="332E5470" w14:textId="16A72F8A"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5</w:t>
            </w:r>
          </w:p>
        </w:tc>
        <w:tc>
          <w:tcPr>
            <w:tcW w:w="1870" w:type="dxa"/>
          </w:tcPr>
          <w:p w14:paraId="136A222F" w14:textId="26D7853F"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870" w:type="dxa"/>
          </w:tcPr>
          <w:p w14:paraId="69AE2237" w14:textId="476D3396"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w:t>
            </w:r>
            <w:r w:rsidR="002B72A9">
              <w:rPr>
                <w:rFonts w:ascii="Times New Roman" w:hAnsi="Times New Roman" w:cs="Times New Roman"/>
                <w:color w:val="222222"/>
                <w:sz w:val="24"/>
                <w:szCs w:val="24"/>
                <w:shd w:val="clear" w:color="auto" w:fill="FFFFFF"/>
              </w:rPr>
              <w:t>ed, NIR</w:t>
            </w:r>
          </w:p>
        </w:tc>
      </w:tr>
      <w:tr w:rsidR="005F7ABB" w14:paraId="39141135" w14:textId="77777777" w:rsidTr="005F7ABB">
        <w:tc>
          <w:tcPr>
            <w:tcW w:w="1870" w:type="dxa"/>
          </w:tcPr>
          <w:p w14:paraId="5EC49125" w14:textId="61575B44"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p>
        </w:tc>
        <w:tc>
          <w:tcPr>
            <w:tcW w:w="1870" w:type="dxa"/>
          </w:tcPr>
          <w:p w14:paraId="36012098" w14:textId="1C676EB2"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11-06-2005</w:t>
            </w:r>
          </w:p>
        </w:tc>
        <w:tc>
          <w:tcPr>
            <w:tcW w:w="1870" w:type="dxa"/>
          </w:tcPr>
          <w:p w14:paraId="644C4421" w14:textId="1F830D2B"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5</w:t>
            </w:r>
          </w:p>
        </w:tc>
        <w:tc>
          <w:tcPr>
            <w:tcW w:w="1870" w:type="dxa"/>
          </w:tcPr>
          <w:p w14:paraId="5CDE88D1" w14:textId="019CE166"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p>
        </w:tc>
        <w:tc>
          <w:tcPr>
            <w:tcW w:w="1870" w:type="dxa"/>
          </w:tcPr>
          <w:p w14:paraId="6033AA2B" w14:textId="59F51D71"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Red, NIR</w:t>
            </w:r>
          </w:p>
        </w:tc>
      </w:tr>
      <w:tr w:rsidR="005F7ABB" w14:paraId="0250E171" w14:textId="77777777" w:rsidTr="005F7ABB">
        <w:tc>
          <w:tcPr>
            <w:tcW w:w="1870" w:type="dxa"/>
          </w:tcPr>
          <w:p w14:paraId="1A13C07F" w14:textId="2B775497"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tc>
        <w:tc>
          <w:tcPr>
            <w:tcW w:w="1870" w:type="dxa"/>
          </w:tcPr>
          <w:p w14:paraId="02CC783F" w14:textId="6CFBDC02"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7-01-2006</w:t>
            </w:r>
          </w:p>
        </w:tc>
        <w:tc>
          <w:tcPr>
            <w:tcW w:w="1870" w:type="dxa"/>
          </w:tcPr>
          <w:p w14:paraId="792DAD86" w14:textId="72956CA9"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5</w:t>
            </w:r>
          </w:p>
        </w:tc>
        <w:tc>
          <w:tcPr>
            <w:tcW w:w="1870" w:type="dxa"/>
          </w:tcPr>
          <w:p w14:paraId="6866E710" w14:textId="6976973D"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tc>
        <w:tc>
          <w:tcPr>
            <w:tcW w:w="1870" w:type="dxa"/>
          </w:tcPr>
          <w:p w14:paraId="4EBB4B9F" w14:textId="074F4BE3"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Red, NIR</w:t>
            </w:r>
          </w:p>
        </w:tc>
      </w:tr>
      <w:tr w:rsidR="005F7ABB" w14:paraId="7100B6F6" w14:textId="77777777" w:rsidTr="005F7ABB">
        <w:tc>
          <w:tcPr>
            <w:tcW w:w="1870" w:type="dxa"/>
          </w:tcPr>
          <w:p w14:paraId="657276FF" w14:textId="35E2DA09"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4</w:t>
            </w:r>
          </w:p>
        </w:tc>
        <w:tc>
          <w:tcPr>
            <w:tcW w:w="1870" w:type="dxa"/>
          </w:tcPr>
          <w:p w14:paraId="734C0F24" w14:textId="1D9E1C34"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6-06-2020</w:t>
            </w:r>
          </w:p>
        </w:tc>
        <w:tc>
          <w:tcPr>
            <w:tcW w:w="1870" w:type="dxa"/>
          </w:tcPr>
          <w:p w14:paraId="47EDD79B" w14:textId="6887580A"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8</w:t>
            </w:r>
          </w:p>
        </w:tc>
        <w:tc>
          <w:tcPr>
            <w:tcW w:w="1870" w:type="dxa"/>
          </w:tcPr>
          <w:p w14:paraId="0A753525" w14:textId="2B4962EF"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870" w:type="dxa"/>
          </w:tcPr>
          <w:p w14:paraId="4D848C21" w14:textId="5FEA7871"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w:t>
            </w:r>
            <w:r w:rsidR="002B72A9">
              <w:rPr>
                <w:rFonts w:ascii="Times New Roman" w:hAnsi="Times New Roman" w:cs="Times New Roman"/>
                <w:color w:val="222222"/>
                <w:sz w:val="24"/>
                <w:szCs w:val="24"/>
                <w:shd w:val="clear" w:color="auto" w:fill="FFFFFF"/>
              </w:rPr>
              <w:t>ed, NIR</w:t>
            </w:r>
          </w:p>
        </w:tc>
      </w:tr>
      <w:tr w:rsidR="005F7ABB" w14:paraId="45284B70" w14:textId="77777777" w:rsidTr="005F7ABB">
        <w:tc>
          <w:tcPr>
            <w:tcW w:w="1870" w:type="dxa"/>
          </w:tcPr>
          <w:p w14:paraId="7CC62B04" w14:textId="38295E94"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5</w:t>
            </w:r>
          </w:p>
        </w:tc>
        <w:tc>
          <w:tcPr>
            <w:tcW w:w="1870" w:type="dxa"/>
          </w:tcPr>
          <w:p w14:paraId="596D3A27" w14:textId="117CF0E3"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11-05-2020</w:t>
            </w:r>
          </w:p>
        </w:tc>
        <w:tc>
          <w:tcPr>
            <w:tcW w:w="1870" w:type="dxa"/>
          </w:tcPr>
          <w:p w14:paraId="4E5CD431" w14:textId="6EA58011"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8</w:t>
            </w:r>
          </w:p>
        </w:tc>
        <w:tc>
          <w:tcPr>
            <w:tcW w:w="1870" w:type="dxa"/>
          </w:tcPr>
          <w:p w14:paraId="5A453676" w14:textId="5E2F106C"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p>
        </w:tc>
        <w:tc>
          <w:tcPr>
            <w:tcW w:w="1870" w:type="dxa"/>
          </w:tcPr>
          <w:p w14:paraId="2C4744D4" w14:textId="57748B6F"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Red, NIR</w:t>
            </w:r>
          </w:p>
        </w:tc>
      </w:tr>
      <w:tr w:rsidR="005F7ABB" w14:paraId="40A2576B" w14:textId="77777777" w:rsidTr="005F7ABB">
        <w:tc>
          <w:tcPr>
            <w:tcW w:w="1870" w:type="dxa"/>
          </w:tcPr>
          <w:p w14:paraId="06DF7B77" w14:textId="2F008AD3"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6</w:t>
            </w:r>
          </w:p>
        </w:tc>
        <w:tc>
          <w:tcPr>
            <w:tcW w:w="1870" w:type="dxa"/>
          </w:tcPr>
          <w:p w14:paraId="4690384E" w14:textId="25547490"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06-13-2021</w:t>
            </w:r>
          </w:p>
        </w:tc>
        <w:tc>
          <w:tcPr>
            <w:tcW w:w="1870" w:type="dxa"/>
          </w:tcPr>
          <w:p w14:paraId="25CCEB65" w14:textId="62890C1E"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Landsat 8</w:t>
            </w:r>
          </w:p>
        </w:tc>
        <w:tc>
          <w:tcPr>
            <w:tcW w:w="1870" w:type="dxa"/>
          </w:tcPr>
          <w:p w14:paraId="416F3A1D" w14:textId="3EA2C9F1"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tc>
        <w:tc>
          <w:tcPr>
            <w:tcW w:w="1870" w:type="dxa"/>
          </w:tcPr>
          <w:p w14:paraId="63153BC1" w14:textId="1776CE75"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Red, NIR</w:t>
            </w:r>
          </w:p>
        </w:tc>
      </w:tr>
      <w:tr w:rsidR="005F7ABB" w14:paraId="39F04EA7" w14:textId="77777777" w:rsidTr="005F7ABB">
        <w:tc>
          <w:tcPr>
            <w:tcW w:w="1870" w:type="dxa"/>
          </w:tcPr>
          <w:p w14:paraId="2B85E830" w14:textId="53063755"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7</w:t>
            </w:r>
          </w:p>
        </w:tc>
        <w:tc>
          <w:tcPr>
            <w:tcW w:w="1870" w:type="dxa"/>
          </w:tcPr>
          <w:p w14:paraId="4B2955E6" w14:textId="4AEAF50C"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07-25-2020</w:t>
            </w:r>
          </w:p>
        </w:tc>
        <w:tc>
          <w:tcPr>
            <w:tcW w:w="1870" w:type="dxa"/>
          </w:tcPr>
          <w:p w14:paraId="0BD137F1" w14:textId="52B67C53"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Sentinel – 2</w:t>
            </w:r>
          </w:p>
        </w:tc>
        <w:tc>
          <w:tcPr>
            <w:tcW w:w="1870" w:type="dxa"/>
          </w:tcPr>
          <w:p w14:paraId="745BD4CA" w14:textId="3DCC55FE"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4</w:t>
            </w:r>
          </w:p>
        </w:tc>
        <w:tc>
          <w:tcPr>
            <w:tcW w:w="1870" w:type="dxa"/>
          </w:tcPr>
          <w:p w14:paraId="01FF4B16" w14:textId="76B3598F" w:rsidR="005F7ABB" w:rsidRDefault="005F7AB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RGB</w:t>
            </w:r>
          </w:p>
        </w:tc>
      </w:tr>
    </w:tbl>
    <w:p w14:paraId="7C42B329" w14:textId="77777777" w:rsidR="00D4395D" w:rsidRDefault="00D4395D" w:rsidP="0007080E">
      <w:pPr>
        <w:spacing w:line="480" w:lineRule="auto"/>
        <w:rPr>
          <w:rFonts w:ascii="Times New Roman" w:hAnsi="Times New Roman" w:cs="Times New Roman"/>
          <w:color w:val="222222"/>
          <w:sz w:val="28"/>
          <w:szCs w:val="28"/>
          <w:shd w:val="clear" w:color="auto" w:fill="FFFFFF"/>
        </w:rPr>
      </w:pPr>
    </w:p>
    <w:p w14:paraId="65AAF51F" w14:textId="7880B23C" w:rsidR="008A6931" w:rsidRPr="008A6931" w:rsidRDefault="008A6931" w:rsidP="0007080E">
      <w:pPr>
        <w:spacing w:line="480" w:lineRule="auto"/>
        <w:rPr>
          <w:rFonts w:ascii="Times New Roman" w:hAnsi="Times New Roman" w:cs="Times New Roman"/>
          <w:color w:val="222222"/>
          <w:sz w:val="28"/>
          <w:szCs w:val="28"/>
          <w:shd w:val="clear" w:color="auto" w:fill="FFFFFF"/>
        </w:rPr>
      </w:pPr>
      <w:r w:rsidRPr="008A6931">
        <w:rPr>
          <w:rFonts w:ascii="Times New Roman" w:hAnsi="Times New Roman" w:cs="Times New Roman"/>
          <w:color w:val="222222"/>
          <w:sz w:val="28"/>
          <w:szCs w:val="28"/>
          <w:shd w:val="clear" w:color="auto" w:fill="FFFFFF"/>
        </w:rPr>
        <w:lastRenderedPageBreak/>
        <w:t>Methodology Overview</w:t>
      </w:r>
    </w:p>
    <w:p w14:paraId="478DCB8C" w14:textId="725CB7EF" w:rsidR="00722BA7" w:rsidRDefault="00867D1B" w:rsidP="00722BA7">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Imagery from Landsat 5 and 8 was imported into GEE and cloud-masking functions were performed to reduce cloud cover in the analysis. </w:t>
      </w:r>
      <w:r w:rsidR="00E1660B">
        <w:rPr>
          <w:rFonts w:ascii="Times New Roman" w:hAnsi="Times New Roman" w:cs="Times New Roman"/>
          <w:color w:val="222222"/>
          <w:sz w:val="24"/>
          <w:szCs w:val="24"/>
          <w:shd w:val="clear" w:color="auto" w:fill="FFFFFF"/>
        </w:rPr>
        <w:t>The timeline for this study was</w:t>
      </w:r>
      <w:r w:rsidR="0060433F">
        <w:rPr>
          <w:rFonts w:ascii="Times New Roman" w:hAnsi="Times New Roman" w:cs="Times New Roman"/>
          <w:color w:val="222222"/>
          <w:sz w:val="24"/>
          <w:szCs w:val="24"/>
          <w:shd w:val="clear" w:color="auto" w:fill="FFFFFF"/>
        </w:rPr>
        <w:t xml:space="preserve"> broken into </w:t>
      </w:r>
      <w:r w:rsidR="008A6931">
        <w:rPr>
          <w:rFonts w:ascii="Times New Roman" w:hAnsi="Times New Roman" w:cs="Times New Roman"/>
          <w:color w:val="222222"/>
          <w:sz w:val="24"/>
          <w:szCs w:val="24"/>
          <w:shd w:val="clear" w:color="auto" w:fill="FFFFFF"/>
        </w:rPr>
        <w:t>three</w:t>
      </w:r>
      <w:r w:rsidR="0060433F">
        <w:rPr>
          <w:rFonts w:ascii="Times New Roman" w:hAnsi="Times New Roman" w:cs="Times New Roman"/>
          <w:color w:val="222222"/>
          <w:sz w:val="24"/>
          <w:szCs w:val="24"/>
          <w:shd w:val="clear" w:color="auto" w:fill="FFFFFF"/>
        </w:rPr>
        <w:t xml:space="preserve"> categories: </w:t>
      </w:r>
      <w:r w:rsidR="008A6931">
        <w:rPr>
          <w:rFonts w:ascii="Times New Roman" w:hAnsi="Times New Roman" w:cs="Times New Roman"/>
          <w:color w:val="222222"/>
          <w:sz w:val="24"/>
          <w:szCs w:val="24"/>
          <w:shd w:val="clear" w:color="auto" w:fill="FFFFFF"/>
        </w:rPr>
        <w:t xml:space="preserve">NDVI calculations before the hurricane to get a baseline vegetation index, </w:t>
      </w:r>
      <w:r w:rsidR="0060433F">
        <w:rPr>
          <w:rFonts w:ascii="Times New Roman" w:hAnsi="Times New Roman" w:cs="Times New Roman"/>
          <w:color w:val="222222"/>
          <w:sz w:val="24"/>
          <w:szCs w:val="24"/>
          <w:shd w:val="clear" w:color="auto" w:fill="FFFFFF"/>
        </w:rPr>
        <w:t>NDVI calculations several months after the hurricane</w:t>
      </w:r>
      <w:r w:rsidR="00035957">
        <w:rPr>
          <w:rFonts w:ascii="Times New Roman" w:hAnsi="Times New Roman" w:cs="Times New Roman"/>
          <w:color w:val="222222"/>
          <w:sz w:val="24"/>
          <w:szCs w:val="24"/>
          <w:shd w:val="clear" w:color="auto" w:fill="FFFFFF"/>
        </w:rPr>
        <w:t>,</w:t>
      </w:r>
      <w:r w:rsidR="0060433F">
        <w:rPr>
          <w:rFonts w:ascii="Times New Roman" w:hAnsi="Times New Roman" w:cs="Times New Roman"/>
          <w:color w:val="222222"/>
          <w:sz w:val="24"/>
          <w:szCs w:val="24"/>
          <w:shd w:val="clear" w:color="auto" w:fill="FFFFFF"/>
        </w:rPr>
        <w:t xml:space="preserve"> and NDVI calculations one year after the hurricane. </w:t>
      </w:r>
      <w:r w:rsidR="008A62CD">
        <w:rPr>
          <w:rFonts w:ascii="Times New Roman" w:hAnsi="Times New Roman" w:cs="Times New Roman"/>
          <w:color w:val="222222"/>
          <w:sz w:val="24"/>
          <w:szCs w:val="24"/>
          <w:shd w:val="clear" w:color="auto" w:fill="FFFFFF"/>
        </w:rPr>
        <w:t xml:space="preserve">An accuracy assessment </w:t>
      </w:r>
      <w:r w:rsidR="00621A1E">
        <w:rPr>
          <w:rFonts w:ascii="Times New Roman" w:hAnsi="Times New Roman" w:cs="Times New Roman"/>
          <w:color w:val="222222"/>
          <w:sz w:val="24"/>
          <w:szCs w:val="24"/>
          <w:shd w:val="clear" w:color="auto" w:fill="FFFFFF"/>
        </w:rPr>
        <w:t xml:space="preserve">was performed </w:t>
      </w:r>
      <w:r w:rsidR="00035957">
        <w:rPr>
          <w:rFonts w:ascii="Times New Roman" w:hAnsi="Times New Roman" w:cs="Times New Roman"/>
          <w:color w:val="222222"/>
          <w:sz w:val="24"/>
          <w:szCs w:val="24"/>
          <w:shd w:val="clear" w:color="auto" w:fill="FFFFFF"/>
        </w:rPr>
        <w:t xml:space="preserve">on the NDVI classifications </w:t>
      </w:r>
      <w:r w:rsidR="00621A1E">
        <w:rPr>
          <w:rFonts w:ascii="Times New Roman" w:hAnsi="Times New Roman" w:cs="Times New Roman"/>
          <w:color w:val="222222"/>
          <w:sz w:val="24"/>
          <w:szCs w:val="24"/>
          <w:shd w:val="clear" w:color="auto" w:fill="FFFFFF"/>
        </w:rPr>
        <w:t xml:space="preserve">using </w:t>
      </w:r>
      <w:r w:rsidR="000626A1">
        <w:rPr>
          <w:rFonts w:ascii="Times New Roman" w:hAnsi="Times New Roman" w:cs="Times New Roman"/>
          <w:color w:val="222222"/>
          <w:sz w:val="24"/>
          <w:szCs w:val="24"/>
          <w:shd w:val="clear" w:color="auto" w:fill="FFFFFF"/>
        </w:rPr>
        <w:t xml:space="preserve">2020 </w:t>
      </w:r>
      <w:r w:rsidR="00BE425F">
        <w:rPr>
          <w:rFonts w:ascii="Times New Roman" w:hAnsi="Times New Roman" w:cs="Times New Roman"/>
          <w:color w:val="222222"/>
          <w:sz w:val="24"/>
          <w:szCs w:val="24"/>
          <w:shd w:val="clear" w:color="auto" w:fill="FFFFFF"/>
        </w:rPr>
        <w:t>Sentinel-2</w:t>
      </w:r>
      <w:r w:rsidR="00621A1E">
        <w:rPr>
          <w:rFonts w:ascii="Times New Roman" w:hAnsi="Times New Roman" w:cs="Times New Roman"/>
          <w:color w:val="222222"/>
          <w:sz w:val="24"/>
          <w:szCs w:val="24"/>
          <w:shd w:val="clear" w:color="auto" w:fill="FFFFFF"/>
        </w:rPr>
        <w:t xml:space="preserve"> imagery and GEE’s confusion matrix function.</w:t>
      </w:r>
      <w:r w:rsidR="00C56E39">
        <w:rPr>
          <w:rFonts w:ascii="Times New Roman" w:hAnsi="Times New Roman" w:cs="Times New Roman"/>
          <w:color w:val="222222"/>
          <w:sz w:val="24"/>
          <w:szCs w:val="24"/>
          <w:shd w:val="clear" w:color="auto" w:fill="FFFFFF"/>
        </w:rPr>
        <w:t xml:space="preserve"> These classifications comprised of five categories including dense vegetation, intermediate vegetation, sparse vegetation, bare soil, clouds, and water. </w:t>
      </w:r>
      <w:r w:rsidR="0060433F">
        <w:rPr>
          <w:rFonts w:ascii="Times New Roman" w:hAnsi="Times New Roman" w:cs="Times New Roman"/>
          <w:color w:val="222222"/>
          <w:sz w:val="24"/>
          <w:szCs w:val="24"/>
          <w:shd w:val="clear" w:color="auto" w:fill="FFFFFF"/>
        </w:rPr>
        <w:t xml:space="preserve">The study timeline for Hurricane Rita was June 2005 – </w:t>
      </w:r>
      <w:r w:rsidR="00035957">
        <w:rPr>
          <w:rFonts w:ascii="Times New Roman" w:hAnsi="Times New Roman" w:cs="Times New Roman"/>
          <w:color w:val="222222"/>
          <w:sz w:val="24"/>
          <w:szCs w:val="24"/>
          <w:shd w:val="clear" w:color="auto" w:fill="FFFFFF"/>
        </w:rPr>
        <w:t>July</w:t>
      </w:r>
      <w:r w:rsidR="0060433F">
        <w:rPr>
          <w:rFonts w:ascii="Times New Roman" w:hAnsi="Times New Roman" w:cs="Times New Roman"/>
          <w:color w:val="222222"/>
          <w:sz w:val="24"/>
          <w:szCs w:val="24"/>
          <w:shd w:val="clear" w:color="auto" w:fill="FFFFFF"/>
        </w:rPr>
        <w:t xml:space="preserve"> 2006, and June 2020 – </w:t>
      </w:r>
      <w:r w:rsidR="00035957">
        <w:rPr>
          <w:rFonts w:ascii="Times New Roman" w:hAnsi="Times New Roman" w:cs="Times New Roman"/>
          <w:color w:val="222222"/>
          <w:sz w:val="24"/>
          <w:szCs w:val="24"/>
          <w:shd w:val="clear" w:color="auto" w:fill="FFFFFF"/>
        </w:rPr>
        <w:t>June</w:t>
      </w:r>
      <w:r w:rsidR="0060433F">
        <w:rPr>
          <w:rFonts w:ascii="Times New Roman" w:hAnsi="Times New Roman" w:cs="Times New Roman"/>
          <w:color w:val="222222"/>
          <w:sz w:val="24"/>
          <w:szCs w:val="24"/>
          <w:shd w:val="clear" w:color="auto" w:fill="FFFFFF"/>
        </w:rPr>
        <w:t xml:space="preserve"> 2021 for Hurricane Laura. </w:t>
      </w:r>
      <w:r w:rsidR="008A62CD">
        <w:rPr>
          <w:rFonts w:ascii="Times New Roman" w:hAnsi="Times New Roman" w:cs="Times New Roman"/>
          <w:color w:val="222222"/>
          <w:sz w:val="24"/>
          <w:szCs w:val="24"/>
          <w:shd w:val="clear" w:color="auto" w:fill="FFFFFF"/>
        </w:rPr>
        <w:t xml:space="preserve">The NDVI difference was then calculated twice; once between the baseline image and the image several months after the hurricane, and again between the baseline image and the image one year after the hurricane. </w:t>
      </w:r>
      <w:r w:rsidR="0060433F">
        <w:rPr>
          <w:rFonts w:ascii="Times New Roman" w:hAnsi="Times New Roman" w:cs="Times New Roman"/>
          <w:color w:val="222222"/>
          <w:sz w:val="24"/>
          <w:szCs w:val="24"/>
          <w:shd w:val="clear" w:color="auto" w:fill="FFFFFF"/>
        </w:rPr>
        <w:t>These timelines were chosen so that immediate and long-term damage could be calculated</w:t>
      </w:r>
      <w:r w:rsidR="00C8776B">
        <w:rPr>
          <w:rFonts w:ascii="Times New Roman" w:hAnsi="Times New Roman" w:cs="Times New Roman"/>
          <w:color w:val="222222"/>
          <w:sz w:val="24"/>
          <w:szCs w:val="24"/>
          <w:shd w:val="clear" w:color="auto" w:fill="FFFFFF"/>
        </w:rPr>
        <w:t xml:space="preserve">. </w:t>
      </w:r>
      <w:r w:rsidR="008A62CD">
        <w:rPr>
          <w:rFonts w:ascii="Times New Roman" w:hAnsi="Times New Roman" w:cs="Times New Roman"/>
          <w:color w:val="222222"/>
          <w:sz w:val="24"/>
          <w:szCs w:val="24"/>
          <w:shd w:val="clear" w:color="auto" w:fill="FFFFFF"/>
        </w:rPr>
        <w:t xml:space="preserve">Additionally, the image dates were chosen so that the season would be close to same, reducing the chance of NDVI change resulting from phenological changes. </w:t>
      </w:r>
      <w:r w:rsidR="00C8776B">
        <w:rPr>
          <w:rFonts w:ascii="Times New Roman" w:hAnsi="Times New Roman" w:cs="Times New Roman"/>
          <w:color w:val="222222"/>
          <w:sz w:val="24"/>
          <w:szCs w:val="24"/>
          <w:shd w:val="clear" w:color="auto" w:fill="FFFFFF"/>
        </w:rPr>
        <w:t xml:space="preserve">The NDVI </w:t>
      </w:r>
      <w:r w:rsidR="008A62CD">
        <w:rPr>
          <w:rFonts w:ascii="Times New Roman" w:hAnsi="Times New Roman" w:cs="Times New Roman"/>
          <w:color w:val="222222"/>
          <w:sz w:val="24"/>
          <w:szCs w:val="24"/>
          <w:shd w:val="clear" w:color="auto" w:fill="FFFFFF"/>
        </w:rPr>
        <w:t>difference rasters</w:t>
      </w:r>
      <w:r w:rsidR="00C8776B">
        <w:rPr>
          <w:rFonts w:ascii="Times New Roman" w:hAnsi="Times New Roman" w:cs="Times New Roman"/>
          <w:color w:val="222222"/>
          <w:sz w:val="24"/>
          <w:szCs w:val="24"/>
          <w:shd w:val="clear" w:color="auto" w:fill="FFFFFF"/>
        </w:rPr>
        <w:t xml:space="preserve"> were then clipped to the national forest boundaries and exported as GeoTIFF files to be processed in ArcGIS Pro. The GeoTIFF NDVI </w:t>
      </w:r>
      <w:r w:rsidR="008A62CD">
        <w:rPr>
          <w:rFonts w:ascii="Times New Roman" w:hAnsi="Times New Roman" w:cs="Times New Roman"/>
          <w:color w:val="222222"/>
          <w:sz w:val="24"/>
          <w:szCs w:val="24"/>
          <w:shd w:val="clear" w:color="auto" w:fill="FFFFFF"/>
        </w:rPr>
        <w:t xml:space="preserve">difference </w:t>
      </w:r>
      <w:r w:rsidR="00C8776B">
        <w:rPr>
          <w:rFonts w:ascii="Times New Roman" w:hAnsi="Times New Roman" w:cs="Times New Roman"/>
          <w:color w:val="222222"/>
          <w:sz w:val="24"/>
          <w:szCs w:val="24"/>
          <w:shd w:val="clear" w:color="auto" w:fill="FFFFFF"/>
        </w:rPr>
        <w:t>rasters were then categorized to represent different classes of damage</w:t>
      </w:r>
      <w:r w:rsidR="00C56E39">
        <w:rPr>
          <w:rFonts w:ascii="Times New Roman" w:hAnsi="Times New Roman" w:cs="Times New Roman"/>
          <w:color w:val="222222"/>
          <w:sz w:val="24"/>
          <w:szCs w:val="24"/>
          <w:shd w:val="clear" w:color="auto" w:fill="FFFFFF"/>
        </w:rPr>
        <w:t xml:space="preserve">, including no damage, light damage, intermediate damage, and heavy damage depending on their percent change in NDVI. </w:t>
      </w:r>
      <w:r w:rsidR="00722BA7">
        <w:rPr>
          <w:rFonts w:ascii="Times New Roman" w:hAnsi="Times New Roman" w:cs="Times New Roman"/>
          <w:color w:val="222222"/>
          <w:sz w:val="24"/>
          <w:szCs w:val="24"/>
          <w:shd w:val="clear" w:color="auto" w:fill="FFFFFF"/>
        </w:rPr>
        <w:t>The different classes were transformed into polygons using the Raster to Polygon tool. A new field in the feature class was created to hold the calculated acres, and the acres for each category was calculated. These values were then divided into the total acres of calculable damage to get a percentage of damage</w:t>
      </w:r>
      <w:r w:rsidR="00270E9C">
        <w:rPr>
          <w:rFonts w:ascii="Times New Roman" w:hAnsi="Times New Roman" w:cs="Times New Roman"/>
          <w:color w:val="222222"/>
          <w:sz w:val="24"/>
          <w:szCs w:val="24"/>
          <w:shd w:val="clear" w:color="auto" w:fill="FFFFFF"/>
        </w:rPr>
        <w:t>.</w:t>
      </w:r>
      <w:r w:rsidR="00621A1E">
        <w:rPr>
          <w:rFonts w:ascii="Times New Roman" w:hAnsi="Times New Roman" w:cs="Times New Roman"/>
          <w:color w:val="222222"/>
          <w:sz w:val="24"/>
          <w:szCs w:val="24"/>
          <w:shd w:val="clear" w:color="auto" w:fill="FFFFFF"/>
        </w:rPr>
        <w:t xml:space="preserve"> </w:t>
      </w:r>
      <w:r w:rsidR="00457DD7">
        <w:rPr>
          <w:rFonts w:ascii="Times New Roman" w:hAnsi="Times New Roman" w:cs="Times New Roman"/>
          <w:color w:val="222222"/>
          <w:sz w:val="24"/>
          <w:szCs w:val="24"/>
          <w:shd w:val="clear" w:color="auto" w:fill="FFFFFF"/>
        </w:rPr>
        <w:t>(Figure 2).</w:t>
      </w:r>
      <w:r w:rsidR="00C56E39">
        <w:rPr>
          <w:rFonts w:ascii="Times New Roman" w:hAnsi="Times New Roman" w:cs="Times New Roman"/>
          <w:color w:val="222222"/>
          <w:sz w:val="24"/>
          <w:szCs w:val="24"/>
          <w:shd w:val="clear" w:color="auto" w:fill="FFFFFF"/>
        </w:rPr>
        <w:t xml:space="preserve"> </w:t>
      </w:r>
    </w:p>
    <w:p w14:paraId="7809C9A2" w14:textId="557712F7" w:rsidR="00CF4873" w:rsidRDefault="00035957" w:rsidP="0007080E">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541F65D9" wp14:editId="0C9B17FF">
            <wp:extent cx="5629275" cy="3166467"/>
            <wp:effectExtent l="0" t="0" r="0" b="0"/>
            <wp:docPr id="2556964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96417" name="Picture 1"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3763" cy="3208367"/>
                    </a:xfrm>
                    <a:prstGeom prst="rect">
                      <a:avLst/>
                    </a:prstGeom>
                  </pic:spPr>
                </pic:pic>
              </a:graphicData>
            </a:graphic>
          </wp:inline>
        </w:drawing>
      </w:r>
    </w:p>
    <w:p w14:paraId="51FD7338" w14:textId="77777777" w:rsidR="00035957" w:rsidRDefault="00457DD7" w:rsidP="0007080E">
      <w:pPr>
        <w:spacing w:line="480" w:lineRule="auto"/>
        <w:rPr>
          <w:rFonts w:ascii="Times New Roman" w:hAnsi="Times New Roman" w:cs="Times New Roman"/>
          <w:color w:val="222222"/>
          <w:sz w:val="24"/>
          <w:szCs w:val="24"/>
          <w:shd w:val="clear" w:color="auto" w:fill="FFFFFF"/>
        </w:rPr>
      </w:pPr>
      <w:r w:rsidRPr="00457DD7">
        <w:rPr>
          <w:rFonts w:ascii="Times New Roman" w:hAnsi="Times New Roman" w:cs="Times New Roman"/>
          <w:color w:val="222222"/>
          <w:sz w:val="24"/>
          <w:szCs w:val="24"/>
          <w:shd w:val="clear" w:color="auto" w:fill="FFFFFF"/>
        </w:rPr>
        <w:t>Figure 2</w:t>
      </w:r>
      <w:r>
        <w:rPr>
          <w:rFonts w:ascii="Times New Roman" w:hAnsi="Times New Roman" w:cs="Times New Roman"/>
          <w:color w:val="222222"/>
          <w:sz w:val="24"/>
          <w:szCs w:val="24"/>
          <w:shd w:val="clear" w:color="auto" w:fill="FFFFFF"/>
        </w:rPr>
        <w:t>. Flowchart visualizing the project methodology</w:t>
      </w:r>
      <w:r w:rsidR="00FA3794">
        <w:rPr>
          <w:rFonts w:ascii="Times New Roman" w:hAnsi="Times New Roman" w:cs="Times New Roman"/>
          <w:color w:val="222222"/>
          <w:sz w:val="24"/>
          <w:szCs w:val="24"/>
          <w:shd w:val="clear" w:color="auto" w:fill="FFFFFF"/>
        </w:rPr>
        <w:t>.</w:t>
      </w:r>
    </w:p>
    <w:p w14:paraId="335D289E" w14:textId="1AA54965" w:rsidR="00C8776B" w:rsidRPr="00C8776B" w:rsidRDefault="008A6931" w:rsidP="0007080E">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Cloud Masking</w:t>
      </w:r>
    </w:p>
    <w:p w14:paraId="1682FC1A" w14:textId="03AA4608" w:rsidR="00C8776B" w:rsidRDefault="00C8776B"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00633BF8">
        <w:rPr>
          <w:rFonts w:ascii="Times New Roman" w:hAnsi="Times New Roman" w:cs="Times New Roman"/>
          <w:color w:val="222222"/>
          <w:sz w:val="24"/>
          <w:szCs w:val="24"/>
          <w:shd w:val="clear" w:color="auto" w:fill="FFFFFF"/>
        </w:rPr>
        <w:t>Cloud-masking is a critical pre-processing step in analyzing satellite imagery. Cloud-masking allows for the selection and removal of pixels that have been identified as likely clouds during the satellites image acquisition.</w:t>
      </w:r>
      <w:r w:rsidR="00EA01E8">
        <w:rPr>
          <w:rFonts w:ascii="Times New Roman" w:hAnsi="Times New Roman" w:cs="Times New Roman"/>
          <w:color w:val="222222"/>
          <w:sz w:val="24"/>
          <w:szCs w:val="24"/>
          <w:shd w:val="clear" w:color="auto" w:fill="FFFFFF"/>
        </w:rPr>
        <w:t xml:space="preserve"> An image with too much cloud cover will reduce the amount of land surface that can be assessed for damage, making it unsuitable for analysis.</w:t>
      </w:r>
      <w:r w:rsidR="00633BF8">
        <w:rPr>
          <w:rFonts w:ascii="Times New Roman" w:hAnsi="Times New Roman" w:cs="Times New Roman"/>
          <w:color w:val="222222"/>
          <w:sz w:val="24"/>
          <w:szCs w:val="24"/>
          <w:shd w:val="clear" w:color="auto" w:fill="FFFFFF"/>
        </w:rPr>
        <w:t xml:space="preserve"> For the Landsat series, these pixels are identified on the Quality Assessment (QA) band, and there are several functions that can be utilized in GEE to remove or reduce these pixels. Cloud-masking is especially important for hurricane damage assessments, as clouds can remain in the affected area for months after the storm. In GEE, images were accessed through Image Collections, which were then filtered based on cloud cover using the QA band. Images were also filtered by dat</w:t>
      </w:r>
      <w:r w:rsidR="00A77096">
        <w:rPr>
          <w:rFonts w:ascii="Times New Roman" w:hAnsi="Times New Roman" w:cs="Times New Roman"/>
          <w:color w:val="222222"/>
          <w:sz w:val="24"/>
          <w:szCs w:val="24"/>
          <w:shd w:val="clear" w:color="auto" w:fill="FFFFFF"/>
        </w:rPr>
        <w:t xml:space="preserve">e so that NDVI could be calculated before the hurricane and again after the hurricane. </w:t>
      </w:r>
    </w:p>
    <w:p w14:paraId="7224C0B8" w14:textId="74CF5CDF" w:rsidR="00A77096" w:rsidRDefault="008A6931" w:rsidP="0007080E">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NDVI Calculation</w:t>
      </w:r>
    </w:p>
    <w:p w14:paraId="38E94278" w14:textId="330B04FF" w:rsidR="00A77096" w:rsidRDefault="00A77096"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4"/>
          <w:szCs w:val="24"/>
          <w:shd w:val="clear" w:color="auto" w:fill="FFFFFF"/>
        </w:rPr>
        <w:t xml:space="preserve">NDVI is calculated using the following formula: </w:t>
      </w:r>
    </w:p>
    <w:p w14:paraId="4196D65D" w14:textId="181F3442" w:rsidR="00A77096" w:rsidRPr="00A77096" w:rsidRDefault="00A77096" w:rsidP="0007080E">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4"/>
          <w:szCs w:val="24"/>
          <w:shd w:val="clear" w:color="auto" w:fill="FFFFFF"/>
        </w:rPr>
        <w:tab/>
      </w:r>
      <w:r w:rsidRPr="00A77096">
        <w:rPr>
          <w:rFonts w:ascii="Times New Roman" w:hAnsi="Times New Roman" w:cs="Times New Roman"/>
          <w:color w:val="222222"/>
          <w:sz w:val="28"/>
          <w:szCs w:val="28"/>
          <w:shd w:val="clear" w:color="auto" w:fill="FFFFFF"/>
        </w:rPr>
        <w:t>(Near-Infrared Band</w:t>
      </w:r>
      <w:r w:rsidR="00370D76">
        <w:rPr>
          <w:rFonts w:ascii="Times New Roman" w:hAnsi="Times New Roman" w:cs="Times New Roman"/>
          <w:color w:val="222222"/>
          <w:sz w:val="28"/>
          <w:szCs w:val="28"/>
          <w:shd w:val="clear" w:color="auto" w:fill="FFFFFF"/>
        </w:rPr>
        <w:t xml:space="preserve"> (NIR)</w:t>
      </w:r>
      <w:r w:rsidRPr="00A77096">
        <w:rPr>
          <w:rFonts w:ascii="Times New Roman" w:hAnsi="Times New Roman" w:cs="Times New Roman"/>
          <w:color w:val="222222"/>
          <w:sz w:val="28"/>
          <w:szCs w:val="28"/>
          <w:shd w:val="clear" w:color="auto" w:fill="FFFFFF"/>
        </w:rPr>
        <w:t xml:space="preserve"> – Red Band / Near-infrared</w:t>
      </w:r>
      <w:r w:rsidR="00370D76">
        <w:rPr>
          <w:rFonts w:ascii="Times New Roman" w:hAnsi="Times New Roman" w:cs="Times New Roman"/>
          <w:color w:val="222222"/>
          <w:sz w:val="28"/>
          <w:szCs w:val="28"/>
          <w:shd w:val="clear" w:color="auto" w:fill="FFFFFF"/>
        </w:rPr>
        <w:t xml:space="preserve"> (NIR)</w:t>
      </w:r>
      <w:r w:rsidRPr="00A77096">
        <w:rPr>
          <w:rFonts w:ascii="Times New Roman" w:hAnsi="Times New Roman" w:cs="Times New Roman"/>
          <w:color w:val="222222"/>
          <w:sz w:val="28"/>
          <w:szCs w:val="28"/>
          <w:shd w:val="clear" w:color="auto" w:fill="FFFFFF"/>
        </w:rPr>
        <w:t xml:space="preserve"> + Red Band)</w:t>
      </w:r>
      <w:r>
        <w:rPr>
          <w:rFonts w:ascii="Times New Roman" w:hAnsi="Times New Roman" w:cs="Times New Roman"/>
          <w:color w:val="222222"/>
          <w:sz w:val="28"/>
          <w:szCs w:val="28"/>
          <w:shd w:val="clear" w:color="auto" w:fill="FFFFFF"/>
        </w:rPr>
        <w:t>.</w:t>
      </w:r>
    </w:p>
    <w:p w14:paraId="469967AF" w14:textId="3702DD50" w:rsidR="00CA3FF3" w:rsidRDefault="00370D76" w:rsidP="0007080E">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band composition changes between Landsat </w:t>
      </w:r>
      <w:r w:rsidR="00F818E5">
        <w:rPr>
          <w:rFonts w:ascii="Times New Roman" w:hAnsi="Times New Roman" w:cs="Times New Roman"/>
          <w:color w:val="222222"/>
          <w:sz w:val="24"/>
          <w:szCs w:val="24"/>
          <w:shd w:val="clear" w:color="auto" w:fill="FFFFFF"/>
        </w:rPr>
        <w:t>5</w:t>
      </w:r>
      <w:r>
        <w:rPr>
          <w:rFonts w:ascii="Times New Roman" w:hAnsi="Times New Roman" w:cs="Times New Roman"/>
          <w:color w:val="222222"/>
          <w:sz w:val="24"/>
          <w:szCs w:val="24"/>
          <w:shd w:val="clear" w:color="auto" w:fill="FFFFFF"/>
        </w:rPr>
        <w:t xml:space="preserve"> and 8, where NIR is band 4 and 5 respectively, and the Red band is 3 and 4 respectively. NDVI </w:t>
      </w:r>
      <w:r w:rsidR="00CA3FF3">
        <w:rPr>
          <w:rFonts w:ascii="Times New Roman" w:hAnsi="Times New Roman" w:cs="Times New Roman"/>
          <w:color w:val="222222"/>
          <w:sz w:val="24"/>
          <w:szCs w:val="24"/>
          <w:shd w:val="clear" w:color="auto" w:fill="FFFFFF"/>
        </w:rPr>
        <w:t>was</w:t>
      </w:r>
      <w:r>
        <w:rPr>
          <w:rFonts w:ascii="Times New Roman" w:hAnsi="Times New Roman" w:cs="Times New Roman"/>
          <w:color w:val="222222"/>
          <w:sz w:val="24"/>
          <w:szCs w:val="24"/>
          <w:shd w:val="clear" w:color="auto" w:fill="FFFFFF"/>
        </w:rPr>
        <w:t xml:space="preserve"> calculated before the hurricane to get a baseline of green vegetation, and then again </w:t>
      </w:r>
      <w:r w:rsidR="00457DD7">
        <w:rPr>
          <w:rFonts w:ascii="Times New Roman" w:hAnsi="Times New Roman" w:cs="Times New Roman"/>
          <w:color w:val="222222"/>
          <w:sz w:val="24"/>
          <w:szCs w:val="24"/>
          <w:shd w:val="clear" w:color="auto" w:fill="FFFFFF"/>
        </w:rPr>
        <w:t xml:space="preserve">three months after and one year after the </w:t>
      </w:r>
      <w:r>
        <w:rPr>
          <w:rFonts w:ascii="Times New Roman" w:hAnsi="Times New Roman" w:cs="Times New Roman"/>
          <w:color w:val="222222"/>
          <w:sz w:val="24"/>
          <w:szCs w:val="24"/>
          <w:shd w:val="clear" w:color="auto" w:fill="FFFFFF"/>
        </w:rPr>
        <w:t>hurricane</w:t>
      </w:r>
      <w:r w:rsidR="00CA3FF3">
        <w:rPr>
          <w:rFonts w:ascii="Times New Roman" w:hAnsi="Times New Roman" w:cs="Times New Roman"/>
          <w:color w:val="222222"/>
          <w:sz w:val="24"/>
          <w:szCs w:val="24"/>
          <w:shd w:val="clear" w:color="auto" w:fill="FFFFFF"/>
        </w:rPr>
        <w:t xml:space="preserve"> to detect changes. The difference between </w:t>
      </w:r>
      <w:r w:rsidR="00457DD7">
        <w:rPr>
          <w:rFonts w:ascii="Times New Roman" w:hAnsi="Times New Roman" w:cs="Times New Roman"/>
          <w:color w:val="222222"/>
          <w:sz w:val="24"/>
          <w:szCs w:val="24"/>
          <w:shd w:val="clear" w:color="auto" w:fill="FFFFFF"/>
        </w:rPr>
        <w:t>the baseline</w:t>
      </w:r>
      <w:r w:rsidR="00CA3FF3">
        <w:rPr>
          <w:rFonts w:ascii="Times New Roman" w:hAnsi="Times New Roman" w:cs="Times New Roman"/>
          <w:color w:val="222222"/>
          <w:sz w:val="24"/>
          <w:szCs w:val="24"/>
          <w:shd w:val="clear" w:color="auto" w:fill="FFFFFF"/>
        </w:rPr>
        <w:t xml:space="preserve"> NDVI values </w:t>
      </w:r>
      <w:r w:rsidR="00457DD7">
        <w:rPr>
          <w:rFonts w:ascii="Times New Roman" w:hAnsi="Times New Roman" w:cs="Times New Roman"/>
          <w:color w:val="222222"/>
          <w:sz w:val="24"/>
          <w:szCs w:val="24"/>
          <w:shd w:val="clear" w:color="auto" w:fill="FFFFFF"/>
        </w:rPr>
        <w:t xml:space="preserve">and after disturbance NDVI </w:t>
      </w:r>
      <w:r w:rsidR="00CA3FF3">
        <w:rPr>
          <w:rFonts w:ascii="Times New Roman" w:hAnsi="Times New Roman" w:cs="Times New Roman"/>
          <w:color w:val="222222"/>
          <w:sz w:val="24"/>
          <w:szCs w:val="24"/>
          <w:shd w:val="clear" w:color="auto" w:fill="FFFFFF"/>
        </w:rPr>
        <w:t>were then</w:t>
      </w:r>
      <w:r w:rsidR="00457DD7">
        <w:rPr>
          <w:rFonts w:ascii="Times New Roman" w:hAnsi="Times New Roman" w:cs="Times New Roman"/>
          <w:color w:val="222222"/>
          <w:sz w:val="24"/>
          <w:szCs w:val="24"/>
          <w:shd w:val="clear" w:color="auto" w:fill="FFFFFF"/>
        </w:rPr>
        <w:t xml:space="preserve"> calculated</w:t>
      </w:r>
      <w:r w:rsidR="00CA3FF3">
        <w:rPr>
          <w:rFonts w:ascii="Times New Roman" w:hAnsi="Times New Roman" w:cs="Times New Roman"/>
          <w:color w:val="222222"/>
          <w:sz w:val="24"/>
          <w:szCs w:val="24"/>
          <w:shd w:val="clear" w:color="auto" w:fill="FFFFFF"/>
        </w:rPr>
        <w:t xml:space="preserve"> to show where NDVI decreased after the hurricane, potentially correlating to immediate </w:t>
      </w:r>
      <w:r w:rsidR="00457DD7">
        <w:rPr>
          <w:rFonts w:ascii="Times New Roman" w:hAnsi="Times New Roman" w:cs="Times New Roman"/>
          <w:color w:val="222222"/>
          <w:sz w:val="24"/>
          <w:szCs w:val="24"/>
          <w:shd w:val="clear" w:color="auto" w:fill="FFFFFF"/>
        </w:rPr>
        <w:t xml:space="preserve">or long-term </w:t>
      </w:r>
      <w:r w:rsidR="00CA3FF3">
        <w:rPr>
          <w:rFonts w:ascii="Times New Roman" w:hAnsi="Times New Roman" w:cs="Times New Roman"/>
          <w:color w:val="222222"/>
          <w:sz w:val="24"/>
          <w:szCs w:val="24"/>
          <w:shd w:val="clear" w:color="auto" w:fill="FFFFFF"/>
        </w:rPr>
        <w:t xml:space="preserve">tree damage. The forest boundaries were then imported into GEE, and the final NDVI difference was clipped to the boundary and exported as a GeoTIFF file. </w:t>
      </w:r>
    </w:p>
    <w:p w14:paraId="3C95B681" w14:textId="0F9202E3" w:rsidR="00CA3FF3" w:rsidRDefault="008A6931" w:rsidP="0007080E">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Damage Assessment</w:t>
      </w:r>
    </w:p>
    <w:p w14:paraId="292765B0" w14:textId="1A853FF7" w:rsidR="007D2560" w:rsidRDefault="00CA3FF3" w:rsidP="00BC7E7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GeoTIFF files were imported into ArcGIS Pro, where the differenced NDVI values </w:t>
      </w:r>
      <w:r w:rsidR="00F91802">
        <w:rPr>
          <w:rFonts w:ascii="Times New Roman" w:hAnsi="Times New Roman" w:cs="Times New Roman"/>
          <w:color w:val="222222"/>
          <w:sz w:val="24"/>
          <w:szCs w:val="24"/>
          <w:shd w:val="clear" w:color="auto" w:fill="FFFFFF"/>
        </w:rPr>
        <w:t>were categorized into 4 categories</w:t>
      </w:r>
      <w:r w:rsidR="00621A1E">
        <w:rPr>
          <w:rFonts w:ascii="Times New Roman" w:hAnsi="Times New Roman" w:cs="Times New Roman"/>
          <w:color w:val="222222"/>
          <w:sz w:val="24"/>
          <w:szCs w:val="24"/>
          <w:shd w:val="clear" w:color="auto" w:fill="FFFFFF"/>
        </w:rPr>
        <w:t xml:space="preserve"> based on the range of percent change</w:t>
      </w:r>
      <w:r w:rsidR="00F91802">
        <w:rPr>
          <w:rFonts w:ascii="Times New Roman" w:hAnsi="Times New Roman" w:cs="Times New Roman"/>
          <w:color w:val="222222"/>
          <w:sz w:val="24"/>
          <w:szCs w:val="24"/>
          <w:shd w:val="clear" w:color="auto" w:fill="FFFFFF"/>
        </w:rPr>
        <w:t xml:space="preserve">: No Damage, Light Damage, Moderate Damage, </w:t>
      </w:r>
      <w:r w:rsidR="008A6931">
        <w:rPr>
          <w:rFonts w:ascii="Times New Roman" w:hAnsi="Times New Roman" w:cs="Times New Roman"/>
          <w:color w:val="222222"/>
          <w:sz w:val="24"/>
          <w:szCs w:val="24"/>
          <w:shd w:val="clear" w:color="auto" w:fill="FFFFFF"/>
        </w:rPr>
        <w:t>Heavy</w:t>
      </w:r>
      <w:r w:rsidR="00F91802">
        <w:rPr>
          <w:rFonts w:ascii="Times New Roman" w:hAnsi="Times New Roman" w:cs="Times New Roman"/>
          <w:color w:val="222222"/>
          <w:sz w:val="24"/>
          <w:szCs w:val="24"/>
          <w:shd w:val="clear" w:color="auto" w:fill="FFFFFF"/>
        </w:rPr>
        <w:t xml:space="preserve"> Damage. Pixel values were then </w:t>
      </w:r>
      <w:r w:rsidR="008A6931">
        <w:rPr>
          <w:rFonts w:ascii="Times New Roman" w:hAnsi="Times New Roman" w:cs="Times New Roman"/>
          <w:color w:val="222222"/>
          <w:sz w:val="24"/>
          <w:szCs w:val="24"/>
          <w:shd w:val="clear" w:color="auto" w:fill="FFFFFF"/>
        </w:rPr>
        <w:t xml:space="preserve">converted into Vector polygons </w:t>
      </w:r>
      <w:r w:rsidR="00F91802">
        <w:rPr>
          <w:rFonts w:ascii="Times New Roman" w:hAnsi="Times New Roman" w:cs="Times New Roman"/>
          <w:color w:val="222222"/>
          <w:sz w:val="24"/>
          <w:szCs w:val="24"/>
          <w:shd w:val="clear" w:color="auto" w:fill="FFFFFF"/>
        </w:rPr>
        <w:t>to estimate the total area</w:t>
      </w:r>
      <w:r w:rsidR="00457DD7">
        <w:rPr>
          <w:rFonts w:ascii="Times New Roman" w:hAnsi="Times New Roman" w:cs="Times New Roman"/>
          <w:color w:val="222222"/>
          <w:sz w:val="24"/>
          <w:szCs w:val="24"/>
          <w:shd w:val="clear" w:color="auto" w:fill="FFFFFF"/>
        </w:rPr>
        <w:t xml:space="preserve"> in acres</w:t>
      </w:r>
      <w:r w:rsidR="00F91802">
        <w:rPr>
          <w:rFonts w:ascii="Times New Roman" w:hAnsi="Times New Roman" w:cs="Times New Roman"/>
          <w:color w:val="222222"/>
          <w:sz w:val="24"/>
          <w:szCs w:val="24"/>
          <w:shd w:val="clear" w:color="auto" w:fill="FFFFFF"/>
        </w:rPr>
        <w:t xml:space="preserve"> impacted to the forest. </w:t>
      </w:r>
      <w:r w:rsidR="009617C6">
        <w:rPr>
          <w:rFonts w:ascii="Times New Roman" w:hAnsi="Times New Roman" w:cs="Times New Roman"/>
          <w:color w:val="222222"/>
          <w:sz w:val="24"/>
          <w:szCs w:val="24"/>
          <w:shd w:val="clear" w:color="auto" w:fill="FFFFFF"/>
        </w:rPr>
        <w:t>The damage assessment categories were listed as No Damage, Light Damage, Moderate Damage, and Heavy Damage to mirror what is done with on-the-ground forest damage assessments. NDVI is a unitless measurement that ranges from -1 to 1. The difference between two NDVI’s can be viewed as a percent change</w:t>
      </w:r>
      <w:r w:rsidR="00EA2763">
        <w:rPr>
          <w:rFonts w:ascii="Times New Roman" w:hAnsi="Times New Roman" w:cs="Times New Roman"/>
          <w:color w:val="222222"/>
          <w:sz w:val="24"/>
          <w:szCs w:val="24"/>
          <w:shd w:val="clear" w:color="auto" w:fill="FFFFFF"/>
        </w:rPr>
        <w:t>, and a decrease in percent change would likely indicate a decrease in vegetation health</w:t>
      </w:r>
      <w:r w:rsidR="00615248">
        <w:rPr>
          <w:rFonts w:ascii="Times New Roman" w:hAnsi="Times New Roman" w:cs="Times New Roman"/>
          <w:color w:val="222222"/>
          <w:sz w:val="24"/>
          <w:szCs w:val="24"/>
          <w:shd w:val="clear" w:color="auto" w:fill="FFFFFF"/>
        </w:rPr>
        <w:t xml:space="preserve"> and therefore an indication of hurricane damage</w:t>
      </w:r>
      <w:r w:rsidR="00EA2763">
        <w:rPr>
          <w:rFonts w:ascii="Times New Roman" w:hAnsi="Times New Roman" w:cs="Times New Roman"/>
          <w:color w:val="222222"/>
          <w:sz w:val="24"/>
          <w:szCs w:val="24"/>
          <w:shd w:val="clear" w:color="auto" w:fill="FFFFFF"/>
        </w:rPr>
        <w:t xml:space="preserve"> (</w:t>
      </w:r>
      <w:r w:rsidR="00EA2763" w:rsidRPr="00EA2763">
        <w:rPr>
          <w:rFonts w:ascii="Times New Roman" w:hAnsi="Times New Roman" w:cs="Times New Roman"/>
          <w:color w:val="222222"/>
          <w:sz w:val="24"/>
          <w:szCs w:val="24"/>
          <w:shd w:val="clear" w:color="auto" w:fill="FFFFFF"/>
        </w:rPr>
        <w:t>Aghababaei</w:t>
      </w:r>
      <w:r w:rsidR="00EA2763">
        <w:rPr>
          <w:rFonts w:ascii="Times New Roman" w:hAnsi="Times New Roman" w:cs="Times New Roman"/>
          <w:color w:val="222222"/>
          <w:sz w:val="24"/>
          <w:szCs w:val="24"/>
          <w:shd w:val="clear" w:color="auto" w:fill="FFFFFF"/>
        </w:rPr>
        <w:t xml:space="preserve"> et al., 2021). </w:t>
      </w:r>
      <w:r w:rsidR="00615248">
        <w:rPr>
          <w:rFonts w:ascii="Times New Roman" w:hAnsi="Times New Roman" w:cs="Times New Roman"/>
          <w:color w:val="222222"/>
          <w:sz w:val="24"/>
          <w:szCs w:val="24"/>
          <w:shd w:val="clear" w:color="auto" w:fill="FFFFFF"/>
        </w:rPr>
        <w:t xml:space="preserve">Since there is no standard </w:t>
      </w:r>
      <w:r w:rsidR="00615248">
        <w:rPr>
          <w:rFonts w:ascii="Times New Roman" w:hAnsi="Times New Roman" w:cs="Times New Roman"/>
          <w:color w:val="222222"/>
          <w:sz w:val="24"/>
          <w:szCs w:val="24"/>
          <w:shd w:val="clear" w:color="auto" w:fill="FFFFFF"/>
        </w:rPr>
        <w:lastRenderedPageBreak/>
        <w:t xml:space="preserve">classification of change in NDVI values correlating to forest damage in the literature, these classifications were made following the author’s logic. </w:t>
      </w:r>
      <w:r w:rsidR="009617C6">
        <w:rPr>
          <w:rFonts w:ascii="Times New Roman" w:hAnsi="Times New Roman" w:cs="Times New Roman"/>
          <w:color w:val="222222"/>
          <w:sz w:val="24"/>
          <w:szCs w:val="24"/>
          <w:shd w:val="clear" w:color="auto" w:fill="FFFFFF"/>
        </w:rPr>
        <w:t>A percent change</w:t>
      </w:r>
      <w:r w:rsidR="002B72A9">
        <w:rPr>
          <w:rFonts w:ascii="Times New Roman" w:hAnsi="Times New Roman" w:cs="Times New Roman"/>
          <w:color w:val="222222"/>
          <w:sz w:val="24"/>
          <w:szCs w:val="24"/>
          <w:shd w:val="clear" w:color="auto" w:fill="FFFFFF"/>
        </w:rPr>
        <w:t xml:space="preserve"> from -5 to</w:t>
      </w:r>
      <w:r w:rsidR="009617C6">
        <w:rPr>
          <w:rFonts w:ascii="Times New Roman" w:hAnsi="Times New Roman" w:cs="Times New Roman"/>
          <w:color w:val="222222"/>
          <w:sz w:val="24"/>
          <w:szCs w:val="24"/>
          <w:shd w:val="clear" w:color="auto" w:fill="FFFFFF"/>
        </w:rPr>
        <w:t xml:space="preserve"> greater than 0 was given a designation of No Damage, -5 to -12% was classified as light damage, -13 to -20% was classified as moderate damage, and values less than -20% were classified as heavy damage</w:t>
      </w:r>
      <w:r w:rsidR="00F625EC">
        <w:rPr>
          <w:rFonts w:ascii="Times New Roman" w:hAnsi="Times New Roman" w:cs="Times New Roman"/>
          <w:color w:val="222222"/>
          <w:sz w:val="24"/>
          <w:szCs w:val="24"/>
          <w:shd w:val="clear" w:color="auto" w:fill="FFFFFF"/>
        </w:rPr>
        <w:t xml:space="preserve"> (Table 2). </w:t>
      </w:r>
    </w:p>
    <w:p w14:paraId="3AE94009" w14:textId="1165B5F8" w:rsidR="009617C6" w:rsidRDefault="009617C6" w:rsidP="00BC7E7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Table 2. </w:t>
      </w:r>
      <w:r w:rsidR="002B72A9">
        <w:rPr>
          <w:rFonts w:ascii="Times New Roman" w:hAnsi="Times New Roman" w:cs="Times New Roman"/>
          <w:color w:val="222222"/>
          <w:sz w:val="24"/>
          <w:szCs w:val="24"/>
          <w:shd w:val="clear" w:color="auto" w:fill="FFFFFF"/>
        </w:rPr>
        <w:t xml:space="preserve">Damage Classification. </w:t>
      </w:r>
      <w:r>
        <w:rPr>
          <w:rFonts w:ascii="Times New Roman" w:hAnsi="Times New Roman" w:cs="Times New Roman"/>
          <w:color w:val="222222"/>
          <w:sz w:val="24"/>
          <w:szCs w:val="24"/>
          <w:shd w:val="clear" w:color="auto" w:fill="FFFFFF"/>
        </w:rPr>
        <w:t xml:space="preserve">This table shows the </w:t>
      </w:r>
      <w:r w:rsidR="00EA2763">
        <w:rPr>
          <w:rFonts w:ascii="Times New Roman" w:hAnsi="Times New Roman" w:cs="Times New Roman"/>
          <w:color w:val="222222"/>
          <w:sz w:val="24"/>
          <w:szCs w:val="24"/>
          <w:shd w:val="clear" w:color="auto" w:fill="FFFFFF"/>
        </w:rPr>
        <w:t>damage classification based on the range of percent change in NDVI values.</w:t>
      </w:r>
    </w:p>
    <w:tbl>
      <w:tblPr>
        <w:tblStyle w:val="GridTable1Light"/>
        <w:tblW w:w="0" w:type="auto"/>
        <w:tblLook w:val="04A0" w:firstRow="1" w:lastRow="0" w:firstColumn="1" w:lastColumn="0" w:noHBand="0" w:noVBand="1"/>
      </w:tblPr>
      <w:tblGrid>
        <w:gridCol w:w="3955"/>
        <w:gridCol w:w="5220"/>
      </w:tblGrid>
      <w:tr w:rsidR="00EA2763" w14:paraId="05169F42" w14:textId="77777777" w:rsidTr="00615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90EAE44" w14:textId="640337F3" w:rsidR="00EA2763" w:rsidRDefault="00EA2763" w:rsidP="00BC7E7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NDVI Percent Change</w:t>
            </w:r>
          </w:p>
        </w:tc>
        <w:tc>
          <w:tcPr>
            <w:tcW w:w="5220" w:type="dxa"/>
          </w:tcPr>
          <w:p w14:paraId="234049C3" w14:textId="3F9B5E7A" w:rsidR="00EA2763" w:rsidRDefault="00EA2763" w:rsidP="00BC7E7D">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Damage Classification</w:t>
            </w:r>
          </w:p>
        </w:tc>
      </w:tr>
      <w:tr w:rsidR="00EA2763" w14:paraId="49DE0CFA" w14:textId="77777777" w:rsidTr="00615248">
        <w:tc>
          <w:tcPr>
            <w:cnfStyle w:val="001000000000" w:firstRow="0" w:lastRow="0" w:firstColumn="1" w:lastColumn="0" w:oddVBand="0" w:evenVBand="0" w:oddHBand="0" w:evenHBand="0" w:firstRowFirstColumn="0" w:firstRowLastColumn="0" w:lastRowFirstColumn="0" w:lastRowLastColumn="0"/>
            <w:tcW w:w="3955" w:type="dxa"/>
          </w:tcPr>
          <w:p w14:paraId="4FE86790" w14:textId="2C2F7001" w:rsidR="00EA2763" w:rsidRPr="00F625EC" w:rsidRDefault="00F625EC" w:rsidP="00EA2763">
            <w:pPr>
              <w:spacing w:line="480" w:lineRule="auto"/>
              <w:rPr>
                <w:rFonts w:ascii="Times New Roman" w:hAnsi="Times New Roman" w:cs="Times New Roman"/>
                <w:b w:val="0"/>
                <w:bCs w:val="0"/>
                <w:color w:val="222222"/>
                <w:sz w:val="24"/>
                <w:szCs w:val="24"/>
                <w:shd w:val="clear" w:color="auto" w:fill="FFFFFF"/>
              </w:rPr>
            </w:pPr>
            <w:r w:rsidRPr="00F625EC">
              <w:rPr>
                <w:rFonts w:ascii="Times New Roman" w:hAnsi="Times New Roman" w:cs="Times New Roman"/>
                <w:b w:val="0"/>
                <w:bCs w:val="0"/>
                <w:color w:val="222222"/>
                <w:sz w:val="24"/>
                <w:szCs w:val="24"/>
                <w:shd w:val="clear" w:color="auto" w:fill="FFFFFF"/>
              </w:rPr>
              <w:t>&gt;</w:t>
            </w:r>
            <w:r w:rsidR="00EA2763" w:rsidRPr="00F625EC">
              <w:rPr>
                <w:rFonts w:ascii="Times New Roman" w:hAnsi="Times New Roman" w:cs="Times New Roman"/>
                <w:b w:val="0"/>
                <w:bCs w:val="0"/>
                <w:color w:val="222222"/>
                <w:sz w:val="24"/>
                <w:szCs w:val="24"/>
                <w:shd w:val="clear" w:color="auto" w:fill="FFFFFF"/>
              </w:rPr>
              <w:t xml:space="preserve"> 0</w:t>
            </w:r>
            <w:r w:rsidR="002B72A9">
              <w:rPr>
                <w:rFonts w:ascii="Times New Roman" w:hAnsi="Times New Roman" w:cs="Times New Roman"/>
                <w:b w:val="0"/>
                <w:bCs w:val="0"/>
                <w:color w:val="222222"/>
                <w:sz w:val="24"/>
                <w:szCs w:val="24"/>
                <w:shd w:val="clear" w:color="auto" w:fill="FFFFFF"/>
              </w:rPr>
              <w:t xml:space="preserve"> to -5</w:t>
            </w:r>
          </w:p>
        </w:tc>
        <w:tc>
          <w:tcPr>
            <w:tcW w:w="5220" w:type="dxa"/>
          </w:tcPr>
          <w:p w14:paraId="21D9EF2F" w14:textId="254099D4" w:rsidR="00EA2763" w:rsidRDefault="00EA2763" w:rsidP="00BC7E7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 Damage</w:t>
            </w:r>
          </w:p>
        </w:tc>
      </w:tr>
      <w:tr w:rsidR="00EA2763" w14:paraId="61E749FB" w14:textId="77777777" w:rsidTr="00615248">
        <w:tc>
          <w:tcPr>
            <w:cnfStyle w:val="001000000000" w:firstRow="0" w:lastRow="0" w:firstColumn="1" w:lastColumn="0" w:oddVBand="0" w:evenVBand="0" w:oddHBand="0" w:evenHBand="0" w:firstRowFirstColumn="0" w:firstRowLastColumn="0" w:lastRowFirstColumn="0" w:lastRowLastColumn="0"/>
            <w:tcW w:w="3955" w:type="dxa"/>
          </w:tcPr>
          <w:p w14:paraId="4EDEC098" w14:textId="382AB503" w:rsidR="00EA2763" w:rsidRPr="00F625EC" w:rsidRDefault="00EA2763" w:rsidP="00BC7E7D">
            <w:pPr>
              <w:spacing w:line="480" w:lineRule="auto"/>
              <w:rPr>
                <w:rFonts w:ascii="Times New Roman" w:hAnsi="Times New Roman" w:cs="Times New Roman"/>
                <w:b w:val="0"/>
                <w:bCs w:val="0"/>
                <w:color w:val="222222"/>
                <w:sz w:val="24"/>
                <w:szCs w:val="24"/>
                <w:shd w:val="clear" w:color="auto" w:fill="FFFFFF"/>
              </w:rPr>
            </w:pPr>
            <w:r w:rsidRPr="00F625EC">
              <w:rPr>
                <w:rFonts w:ascii="Times New Roman" w:hAnsi="Times New Roman" w:cs="Times New Roman"/>
                <w:b w:val="0"/>
                <w:bCs w:val="0"/>
                <w:color w:val="222222"/>
                <w:sz w:val="24"/>
                <w:szCs w:val="24"/>
                <w:shd w:val="clear" w:color="auto" w:fill="FFFFFF"/>
              </w:rPr>
              <w:t>-5 to -12%</w:t>
            </w:r>
          </w:p>
        </w:tc>
        <w:tc>
          <w:tcPr>
            <w:tcW w:w="5220" w:type="dxa"/>
          </w:tcPr>
          <w:p w14:paraId="528F6374" w14:textId="07C7EE0F" w:rsidR="00EA2763" w:rsidRDefault="00F625EC" w:rsidP="00BC7E7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Light Damage</w:t>
            </w:r>
          </w:p>
        </w:tc>
      </w:tr>
      <w:tr w:rsidR="00EA2763" w14:paraId="39842684" w14:textId="77777777" w:rsidTr="00615248">
        <w:tc>
          <w:tcPr>
            <w:cnfStyle w:val="001000000000" w:firstRow="0" w:lastRow="0" w:firstColumn="1" w:lastColumn="0" w:oddVBand="0" w:evenVBand="0" w:oddHBand="0" w:evenHBand="0" w:firstRowFirstColumn="0" w:firstRowLastColumn="0" w:lastRowFirstColumn="0" w:lastRowLastColumn="0"/>
            <w:tcW w:w="3955" w:type="dxa"/>
          </w:tcPr>
          <w:p w14:paraId="66A49F05" w14:textId="071F3BC7" w:rsidR="00EA2763" w:rsidRPr="00F625EC" w:rsidRDefault="00F625EC" w:rsidP="00BC7E7D">
            <w:pPr>
              <w:spacing w:line="480" w:lineRule="auto"/>
              <w:rPr>
                <w:rFonts w:ascii="Times New Roman" w:hAnsi="Times New Roman" w:cs="Times New Roman"/>
                <w:b w:val="0"/>
                <w:bCs w:val="0"/>
                <w:color w:val="222222"/>
                <w:sz w:val="24"/>
                <w:szCs w:val="24"/>
                <w:shd w:val="clear" w:color="auto" w:fill="FFFFFF"/>
              </w:rPr>
            </w:pPr>
            <w:r w:rsidRPr="00F625EC">
              <w:rPr>
                <w:rFonts w:ascii="Times New Roman" w:hAnsi="Times New Roman" w:cs="Times New Roman"/>
                <w:b w:val="0"/>
                <w:bCs w:val="0"/>
                <w:color w:val="222222"/>
                <w:sz w:val="24"/>
                <w:szCs w:val="24"/>
                <w:shd w:val="clear" w:color="auto" w:fill="FFFFFF"/>
              </w:rPr>
              <w:t>-13 to -20%</w:t>
            </w:r>
          </w:p>
        </w:tc>
        <w:tc>
          <w:tcPr>
            <w:tcW w:w="5220" w:type="dxa"/>
          </w:tcPr>
          <w:p w14:paraId="5475789A" w14:textId="57EBB73E" w:rsidR="00EA2763" w:rsidRDefault="00F625EC" w:rsidP="00BC7E7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Moderate Damage</w:t>
            </w:r>
          </w:p>
        </w:tc>
      </w:tr>
      <w:tr w:rsidR="00F625EC" w14:paraId="09F91E28" w14:textId="77777777" w:rsidTr="00615248">
        <w:tc>
          <w:tcPr>
            <w:cnfStyle w:val="001000000000" w:firstRow="0" w:lastRow="0" w:firstColumn="1" w:lastColumn="0" w:oddVBand="0" w:evenVBand="0" w:oddHBand="0" w:evenHBand="0" w:firstRowFirstColumn="0" w:firstRowLastColumn="0" w:lastRowFirstColumn="0" w:lastRowLastColumn="0"/>
            <w:tcW w:w="3955" w:type="dxa"/>
          </w:tcPr>
          <w:p w14:paraId="3E404912" w14:textId="463F511B" w:rsidR="00F625EC" w:rsidRPr="00F625EC" w:rsidRDefault="00F625EC" w:rsidP="00BC7E7D">
            <w:pPr>
              <w:spacing w:line="480" w:lineRule="auto"/>
              <w:rPr>
                <w:rFonts w:ascii="Times New Roman" w:hAnsi="Times New Roman" w:cs="Times New Roman"/>
                <w:b w:val="0"/>
                <w:bCs w:val="0"/>
                <w:color w:val="222222"/>
                <w:sz w:val="24"/>
                <w:szCs w:val="24"/>
                <w:shd w:val="clear" w:color="auto" w:fill="FFFFFF"/>
              </w:rPr>
            </w:pPr>
            <w:r w:rsidRPr="00F625EC">
              <w:rPr>
                <w:rFonts w:ascii="Times New Roman" w:hAnsi="Times New Roman" w:cs="Times New Roman"/>
                <w:b w:val="0"/>
                <w:bCs w:val="0"/>
                <w:color w:val="222222"/>
                <w:sz w:val="24"/>
                <w:szCs w:val="24"/>
                <w:shd w:val="clear" w:color="auto" w:fill="FFFFFF"/>
              </w:rPr>
              <w:t>&lt; -20%</w:t>
            </w:r>
          </w:p>
        </w:tc>
        <w:tc>
          <w:tcPr>
            <w:tcW w:w="5220" w:type="dxa"/>
          </w:tcPr>
          <w:p w14:paraId="4340047E" w14:textId="4C04CA34" w:rsidR="00F625EC" w:rsidRDefault="00F625EC" w:rsidP="00BC7E7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Heavy Damage</w:t>
            </w:r>
          </w:p>
        </w:tc>
      </w:tr>
    </w:tbl>
    <w:p w14:paraId="50CA51A0" w14:textId="77777777" w:rsidR="00EA01E8" w:rsidRDefault="00EA01E8" w:rsidP="00BC7E7D">
      <w:pPr>
        <w:spacing w:line="480" w:lineRule="auto"/>
        <w:rPr>
          <w:rFonts w:ascii="Times New Roman" w:hAnsi="Times New Roman" w:cs="Times New Roman"/>
          <w:color w:val="222222"/>
          <w:sz w:val="28"/>
          <w:szCs w:val="28"/>
          <w:shd w:val="clear" w:color="auto" w:fill="FFFFFF"/>
        </w:rPr>
      </w:pPr>
    </w:p>
    <w:p w14:paraId="3AE6624A" w14:textId="5AE2FB2A" w:rsidR="00F625EC" w:rsidRDefault="00F625EC" w:rsidP="00BC7E7D">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Accuracy Assessment</w:t>
      </w:r>
    </w:p>
    <w:p w14:paraId="44364A4D" w14:textId="1E3F8408" w:rsidR="000D25AC" w:rsidRPr="000D25AC" w:rsidRDefault="000D25AC" w:rsidP="00537AAE">
      <w:pPr>
        <w:spacing w:line="480" w:lineRule="auto"/>
        <w:ind w:firstLine="720"/>
        <w:rPr>
          <w:rFonts w:ascii="Times New Roman" w:hAnsi="Times New Roman" w:cs="Times New Roman"/>
          <w:color w:val="222222"/>
          <w:sz w:val="24"/>
          <w:szCs w:val="24"/>
          <w:shd w:val="clear" w:color="auto" w:fill="FFFFFF"/>
        </w:rPr>
      </w:pPr>
      <w:r w:rsidRPr="000D25AC">
        <w:rPr>
          <w:rFonts w:ascii="Times New Roman" w:hAnsi="Times New Roman" w:cs="Times New Roman"/>
          <w:color w:val="222222"/>
          <w:sz w:val="24"/>
          <w:szCs w:val="24"/>
          <w:shd w:val="clear" w:color="auto" w:fill="FFFFFF"/>
        </w:rPr>
        <w:t xml:space="preserve">The accuracy assessment for </w:t>
      </w:r>
      <w:r w:rsidR="00615248">
        <w:rPr>
          <w:rFonts w:ascii="Times New Roman" w:hAnsi="Times New Roman" w:cs="Times New Roman"/>
          <w:color w:val="222222"/>
          <w:sz w:val="24"/>
          <w:szCs w:val="24"/>
          <w:shd w:val="clear" w:color="auto" w:fill="FFFFFF"/>
        </w:rPr>
        <w:t xml:space="preserve">this project was done following the methods of </w:t>
      </w:r>
      <w:r w:rsidR="00615248" w:rsidRPr="00EA2763">
        <w:rPr>
          <w:rFonts w:ascii="Times New Roman" w:hAnsi="Times New Roman" w:cs="Times New Roman"/>
          <w:color w:val="222222"/>
          <w:sz w:val="24"/>
          <w:szCs w:val="24"/>
          <w:shd w:val="clear" w:color="auto" w:fill="FFFFFF"/>
        </w:rPr>
        <w:t>Aghababaei</w:t>
      </w:r>
      <w:r w:rsidR="00615248">
        <w:rPr>
          <w:rFonts w:ascii="Times New Roman" w:hAnsi="Times New Roman" w:cs="Times New Roman"/>
          <w:color w:val="222222"/>
          <w:sz w:val="24"/>
          <w:szCs w:val="24"/>
          <w:shd w:val="clear" w:color="auto" w:fill="FFFFFF"/>
        </w:rPr>
        <w:t xml:space="preserve"> et al. (2021) using GEE’s Confusion Matrix function, sometimes referred to as an error matrix, which is built upon the Random Forest classifier.</w:t>
      </w:r>
      <w:r w:rsidR="00E501A1">
        <w:rPr>
          <w:rFonts w:ascii="Times New Roman" w:hAnsi="Times New Roman" w:cs="Times New Roman"/>
          <w:color w:val="222222"/>
          <w:sz w:val="24"/>
          <w:szCs w:val="24"/>
          <w:shd w:val="clear" w:color="auto" w:fill="FFFFFF"/>
        </w:rPr>
        <w:t xml:space="preserve"> To acquire the training data for the classifier, 50 random sample points</w:t>
      </w:r>
      <w:r w:rsidR="00722BA7">
        <w:rPr>
          <w:rStyle w:val="CommentReference"/>
        </w:rPr>
        <w:t xml:space="preserve"> </w:t>
      </w:r>
      <w:r w:rsidR="00722BA7" w:rsidRPr="00722BA7">
        <w:rPr>
          <w:rStyle w:val="CommentReference"/>
          <w:rFonts w:ascii="Times New Roman" w:hAnsi="Times New Roman" w:cs="Times New Roman"/>
          <w:sz w:val="24"/>
          <w:szCs w:val="24"/>
        </w:rPr>
        <w:t>for each land class w</w:t>
      </w:r>
      <w:r w:rsidR="00E501A1" w:rsidRPr="00722BA7">
        <w:rPr>
          <w:rFonts w:ascii="Times New Roman" w:hAnsi="Times New Roman" w:cs="Times New Roman"/>
          <w:color w:val="222222"/>
          <w:sz w:val="24"/>
          <w:szCs w:val="24"/>
          <w:shd w:val="clear" w:color="auto" w:fill="FFFFFF"/>
        </w:rPr>
        <w:t>ere</w:t>
      </w:r>
      <w:r w:rsidR="00E501A1">
        <w:rPr>
          <w:rFonts w:ascii="Times New Roman" w:hAnsi="Times New Roman" w:cs="Times New Roman"/>
          <w:color w:val="222222"/>
          <w:sz w:val="24"/>
          <w:szCs w:val="24"/>
          <w:shd w:val="clear" w:color="auto" w:fill="FFFFFF"/>
        </w:rPr>
        <w:t xml:space="preserve"> generated on the </w:t>
      </w:r>
      <w:r w:rsidR="00BE425F">
        <w:rPr>
          <w:rFonts w:ascii="Times New Roman" w:hAnsi="Times New Roman" w:cs="Times New Roman"/>
          <w:color w:val="222222"/>
          <w:sz w:val="24"/>
          <w:szCs w:val="24"/>
          <w:shd w:val="clear" w:color="auto" w:fill="FFFFFF"/>
        </w:rPr>
        <w:t>Sentinel - 2</w:t>
      </w:r>
      <w:r w:rsidR="00E501A1">
        <w:rPr>
          <w:rFonts w:ascii="Times New Roman" w:hAnsi="Times New Roman" w:cs="Times New Roman"/>
          <w:color w:val="222222"/>
          <w:sz w:val="24"/>
          <w:szCs w:val="24"/>
          <w:shd w:val="clear" w:color="auto" w:fill="FFFFFF"/>
        </w:rPr>
        <w:t xml:space="preserve"> imagery</w:t>
      </w:r>
      <w:r w:rsidR="00043786">
        <w:rPr>
          <w:rFonts w:ascii="Times New Roman" w:hAnsi="Times New Roman" w:cs="Times New Roman"/>
          <w:color w:val="222222"/>
          <w:sz w:val="24"/>
          <w:szCs w:val="24"/>
          <w:shd w:val="clear" w:color="auto" w:fill="FFFFFF"/>
        </w:rPr>
        <w:t xml:space="preserve"> </w:t>
      </w:r>
      <w:r w:rsidR="00E501A1">
        <w:rPr>
          <w:rFonts w:ascii="Times New Roman" w:hAnsi="Times New Roman" w:cs="Times New Roman"/>
          <w:color w:val="222222"/>
          <w:sz w:val="24"/>
          <w:szCs w:val="24"/>
          <w:shd w:val="clear" w:color="auto" w:fill="FFFFFF"/>
        </w:rPr>
        <w:t xml:space="preserve">which were then compared to the </w:t>
      </w:r>
      <w:r w:rsidR="00C37DBB">
        <w:rPr>
          <w:rFonts w:ascii="Times New Roman" w:hAnsi="Times New Roman" w:cs="Times New Roman"/>
          <w:color w:val="222222"/>
          <w:sz w:val="24"/>
          <w:szCs w:val="24"/>
          <w:shd w:val="clear" w:color="auto" w:fill="FFFFFF"/>
        </w:rPr>
        <w:t xml:space="preserve">baseline </w:t>
      </w:r>
      <w:r w:rsidR="005A6A13">
        <w:rPr>
          <w:rFonts w:ascii="Times New Roman" w:hAnsi="Times New Roman" w:cs="Times New Roman"/>
          <w:color w:val="222222"/>
          <w:sz w:val="24"/>
          <w:szCs w:val="24"/>
          <w:shd w:val="clear" w:color="auto" w:fill="FFFFFF"/>
        </w:rPr>
        <w:t>NDVI calculated Landsat images</w:t>
      </w:r>
      <w:r w:rsidR="00D82191">
        <w:rPr>
          <w:rFonts w:ascii="Times New Roman" w:hAnsi="Times New Roman" w:cs="Times New Roman"/>
          <w:color w:val="222222"/>
          <w:sz w:val="24"/>
          <w:szCs w:val="24"/>
          <w:shd w:val="clear" w:color="auto" w:fill="FFFFFF"/>
        </w:rPr>
        <w:t xml:space="preserve"> using visual inspection.</w:t>
      </w:r>
      <w:r w:rsidR="008D7425">
        <w:rPr>
          <w:rFonts w:ascii="Times New Roman" w:hAnsi="Times New Roman" w:cs="Times New Roman"/>
          <w:color w:val="222222"/>
          <w:sz w:val="24"/>
          <w:szCs w:val="24"/>
          <w:shd w:val="clear" w:color="auto" w:fill="FFFFFF"/>
        </w:rPr>
        <w:t xml:space="preserve"> </w:t>
      </w:r>
      <w:r w:rsidR="00A734FF" w:rsidRPr="00A734FF">
        <w:rPr>
          <w:rFonts w:ascii="Times New Roman" w:hAnsi="Times New Roman" w:cs="Times New Roman"/>
          <w:color w:val="222222"/>
          <w:sz w:val="24"/>
          <w:szCs w:val="24"/>
          <w:shd w:val="clear" w:color="auto" w:fill="FFFFFF"/>
        </w:rPr>
        <w:t>Dalezios</w:t>
      </w:r>
      <w:r w:rsidR="00A734FF">
        <w:rPr>
          <w:rFonts w:ascii="Times New Roman" w:hAnsi="Times New Roman" w:cs="Times New Roman"/>
          <w:color w:val="222222"/>
          <w:sz w:val="24"/>
          <w:szCs w:val="24"/>
          <w:shd w:val="clear" w:color="auto" w:fill="FFFFFF"/>
        </w:rPr>
        <w:t xml:space="preserve"> et al. (2001) describes </w:t>
      </w:r>
      <w:r w:rsidR="00BE425F">
        <w:rPr>
          <w:rFonts w:ascii="Times New Roman" w:hAnsi="Times New Roman" w:cs="Times New Roman"/>
          <w:color w:val="222222"/>
          <w:sz w:val="24"/>
          <w:szCs w:val="24"/>
          <w:shd w:val="clear" w:color="auto" w:fill="FFFFFF"/>
        </w:rPr>
        <w:t>land</w:t>
      </w:r>
      <w:r w:rsidR="00A734FF">
        <w:rPr>
          <w:rFonts w:ascii="Times New Roman" w:hAnsi="Times New Roman" w:cs="Times New Roman"/>
          <w:color w:val="222222"/>
          <w:sz w:val="24"/>
          <w:szCs w:val="24"/>
          <w:shd w:val="clear" w:color="auto" w:fill="FFFFFF"/>
        </w:rPr>
        <w:t xml:space="preserve"> class</w:t>
      </w:r>
      <w:r w:rsidR="00BE425F">
        <w:rPr>
          <w:rFonts w:ascii="Times New Roman" w:hAnsi="Times New Roman" w:cs="Times New Roman"/>
          <w:color w:val="222222"/>
          <w:sz w:val="24"/>
          <w:szCs w:val="24"/>
          <w:shd w:val="clear" w:color="auto" w:fill="FFFFFF"/>
        </w:rPr>
        <w:t>ifications</w:t>
      </w:r>
      <w:r w:rsidR="00A734FF">
        <w:rPr>
          <w:rFonts w:ascii="Times New Roman" w:hAnsi="Times New Roman" w:cs="Times New Roman"/>
          <w:color w:val="222222"/>
          <w:sz w:val="24"/>
          <w:szCs w:val="24"/>
          <w:shd w:val="clear" w:color="auto" w:fill="FFFFFF"/>
        </w:rPr>
        <w:t xml:space="preserve"> under the following NDVI values: 0.5 to 1 indicates dense vegetation, 0.14 to 0.5 indicates intermediate green vegetation, 0.09 to 0.14 indicates sparse vegetation, </w:t>
      </w:r>
      <w:r w:rsidR="00E02235">
        <w:rPr>
          <w:rFonts w:ascii="Times New Roman" w:hAnsi="Times New Roman" w:cs="Times New Roman"/>
          <w:color w:val="222222"/>
          <w:sz w:val="24"/>
          <w:szCs w:val="24"/>
          <w:shd w:val="clear" w:color="auto" w:fill="FFFFFF"/>
        </w:rPr>
        <w:t xml:space="preserve">0.025 to 0.09 indicates bare soil, 0.002 to 0.025 indicates clouds, and </w:t>
      </w:r>
      <w:r w:rsidR="00E02235">
        <w:rPr>
          <w:rFonts w:ascii="Times New Roman" w:hAnsi="Times New Roman" w:cs="Times New Roman"/>
          <w:color w:val="222222"/>
          <w:sz w:val="24"/>
          <w:szCs w:val="24"/>
          <w:shd w:val="clear" w:color="auto" w:fill="FFFFFF"/>
        </w:rPr>
        <w:lastRenderedPageBreak/>
        <w:t>values less than 0 indicate water.</w:t>
      </w:r>
      <w:r w:rsidR="00A734FF">
        <w:rPr>
          <w:rFonts w:ascii="Times New Roman" w:hAnsi="Times New Roman" w:cs="Times New Roman"/>
          <w:color w:val="222222"/>
          <w:sz w:val="24"/>
          <w:szCs w:val="24"/>
          <w:shd w:val="clear" w:color="auto" w:fill="FFFFFF"/>
        </w:rPr>
        <w:t xml:space="preserve"> These ranges were used to compare the accuracy of the NDVI classification. </w:t>
      </w:r>
    </w:p>
    <w:p w14:paraId="72E30D0D" w14:textId="77777777" w:rsidR="00EA01E8" w:rsidRDefault="00C51106" w:rsidP="00BC7E7D">
      <w:pPr>
        <w:spacing w:line="480" w:lineRule="auto"/>
        <w:rPr>
          <w:rFonts w:ascii="Times New Roman" w:hAnsi="Times New Roman" w:cs="Times New Roman"/>
          <w:i/>
          <w:iCs/>
          <w:color w:val="222222"/>
          <w:sz w:val="32"/>
          <w:szCs w:val="32"/>
          <w:shd w:val="clear" w:color="auto" w:fill="FFFFFF"/>
        </w:rPr>
      </w:pPr>
      <w:r w:rsidRPr="00C51106">
        <w:rPr>
          <w:rFonts w:ascii="Times New Roman" w:hAnsi="Times New Roman" w:cs="Times New Roman"/>
          <w:i/>
          <w:iCs/>
          <w:color w:val="222222"/>
          <w:sz w:val="32"/>
          <w:szCs w:val="32"/>
          <w:shd w:val="clear" w:color="auto" w:fill="FFFFFF"/>
        </w:rPr>
        <w:t>Results</w:t>
      </w:r>
    </w:p>
    <w:p w14:paraId="1EED55AA" w14:textId="4FBF245E" w:rsidR="00C01FE2" w:rsidRDefault="00C01FE2" w:rsidP="00BC7E7D">
      <w:pPr>
        <w:spacing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NDVI Calculation</w:t>
      </w:r>
    </w:p>
    <w:p w14:paraId="09A86629" w14:textId="3C1E8128" w:rsidR="00E935CE" w:rsidRDefault="00C01FE2" w:rsidP="00331850">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4"/>
          <w:szCs w:val="24"/>
          <w:shd w:val="clear" w:color="auto" w:fill="FFFFFF"/>
        </w:rPr>
        <w:t>Analysis indicates that Angelina National Forest was approximately 84% covered in dense vegetation (NDVI values &gt; 0.5). This number dropped drastically to</w:t>
      </w:r>
      <w:r w:rsidR="00FB4261">
        <w:rPr>
          <w:rFonts w:ascii="Times New Roman" w:hAnsi="Times New Roman" w:cs="Times New Roman"/>
          <w:color w:val="222222"/>
          <w:sz w:val="24"/>
          <w:szCs w:val="24"/>
          <w:shd w:val="clear" w:color="auto" w:fill="FFFFFF"/>
        </w:rPr>
        <w:t xml:space="preserve"> only</w:t>
      </w:r>
      <w:r>
        <w:rPr>
          <w:rFonts w:ascii="Times New Roman" w:hAnsi="Times New Roman" w:cs="Times New Roman"/>
          <w:color w:val="222222"/>
          <w:sz w:val="24"/>
          <w:szCs w:val="24"/>
          <w:shd w:val="clear" w:color="auto" w:fill="FFFFFF"/>
        </w:rPr>
        <w:t xml:space="preserve"> 41% </w:t>
      </w:r>
      <w:r w:rsidR="00FB4261">
        <w:rPr>
          <w:rFonts w:ascii="Times New Roman" w:hAnsi="Times New Roman" w:cs="Times New Roman"/>
          <w:color w:val="222222"/>
          <w:sz w:val="24"/>
          <w:szCs w:val="24"/>
          <w:shd w:val="clear" w:color="auto" w:fill="FFFFFF"/>
        </w:rPr>
        <w:t xml:space="preserve">in the months after Hurricane Rita. Then one year later, the forest was covered in approximately 75% dense vegetation (Figure 3). </w:t>
      </w:r>
    </w:p>
    <w:p w14:paraId="15401457" w14:textId="6D3165E1" w:rsidR="008740DD" w:rsidRDefault="00EA01E8" w:rsidP="008740DD">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8740DD">
        <w:rPr>
          <w:rFonts w:ascii="Times New Roman" w:hAnsi="Times New Roman" w:cs="Times New Roman"/>
          <w:noProof/>
          <w:color w:val="222222"/>
          <w:sz w:val="24"/>
          <w:szCs w:val="24"/>
          <w:shd w:val="clear" w:color="auto" w:fill="FFFFFF"/>
        </w:rPr>
        <w:drawing>
          <wp:inline distT="0" distB="0" distL="0" distR="0" wp14:anchorId="4701FE25" wp14:editId="0DBF91FC">
            <wp:extent cx="1656899" cy="1981200"/>
            <wp:effectExtent l="0" t="0" r="635" b="0"/>
            <wp:docPr id="1561967160" name="Picture 1" descr="A satell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67160" name="Picture 1" descr="A satellite image of a cit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1873" cy="2034977"/>
                    </a:xfrm>
                    <a:prstGeom prst="rect">
                      <a:avLst/>
                    </a:prstGeom>
                  </pic:spPr>
                </pic:pic>
              </a:graphicData>
            </a:graphic>
          </wp:inline>
        </w:drawing>
      </w:r>
      <w:r w:rsidR="00331850">
        <w:rPr>
          <w:rFonts w:ascii="Times New Roman" w:hAnsi="Times New Roman" w:cs="Times New Roman"/>
          <w:color w:val="222222"/>
          <w:sz w:val="24"/>
          <w:szCs w:val="24"/>
          <w:shd w:val="clear" w:color="auto" w:fill="FFFFFF"/>
        </w:rPr>
        <w:t xml:space="preserve">        </w:t>
      </w:r>
      <w:r w:rsidR="008740D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331850">
        <w:rPr>
          <w:rFonts w:ascii="Times New Roman" w:hAnsi="Times New Roman" w:cs="Times New Roman"/>
          <w:color w:val="222222"/>
          <w:sz w:val="24"/>
          <w:szCs w:val="24"/>
          <w:shd w:val="clear" w:color="auto" w:fill="FFFFFF"/>
        </w:rPr>
        <w:t xml:space="preserve">    </w:t>
      </w:r>
      <w:r w:rsidR="00AC2C7F">
        <w:rPr>
          <w:rFonts w:ascii="Times New Roman" w:hAnsi="Times New Roman" w:cs="Times New Roman"/>
          <w:noProof/>
          <w:color w:val="222222"/>
          <w:sz w:val="24"/>
          <w:szCs w:val="24"/>
          <w:shd w:val="clear" w:color="auto" w:fill="FFFFFF"/>
        </w:rPr>
        <w:drawing>
          <wp:inline distT="0" distB="0" distL="0" distR="0" wp14:anchorId="3775742C" wp14:editId="2AC61FD2">
            <wp:extent cx="2259991" cy="2118360"/>
            <wp:effectExtent l="0" t="0" r="6985" b="0"/>
            <wp:docPr id="202532656" name="Picture 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656" name="Picture 9" descr="A map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5156" cy="2226308"/>
                    </a:xfrm>
                    <a:prstGeom prst="rect">
                      <a:avLst/>
                    </a:prstGeom>
                  </pic:spPr>
                </pic:pic>
              </a:graphicData>
            </a:graphic>
          </wp:inline>
        </w:drawing>
      </w:r>
      <w:r w:rsidR="00331850">
        <w:rPr>
          <w:rFonts w:ascii="Times New Roman" w:hAnsi="Times New Roman" w:cs="Times New Roman"/>
          <w:color w:val="222222"/>
          <w:sz w:val="24"/>
          <w:szCs w:val="24"/>
          <w:shd w:val="clear" w:color="auto" w:fill="FFFFFF"/>
        </w:rPr>
        <w:t xml:space="preserve">         </w:t>
      </w:r>
    </w:p>
    <w:p w14:paraId="47A0BC43" w14:textId="7124C5D3" w:rsidR="00D45D92" w:rsidRPr="008740DD" w:rsidRDefault="008740DD" w:rsidP="008740DD">
      <w:pPr>
        <w:pStyle w:val="ListParagraph"/>
        <w:numPr>
          <w:ilvl w:val="0"/>
          <w:numId w:val="11"/>
        </w:num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A01E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(b)</w:t>
      </w:r>
      <w:r w:rsidR="00331850" w:rsidRPr="008740DD">
        <w:rPr>
          <w:rFonts w:ascii="Times New Roman" w:hAnsi="Times New Roman" w:cs="Times New Roman"/>
          <w:color w:val="222222"/>
          <w:sz w:val="24"/>
          <w:szCs w:val="24"/>
          <w:shd w:val="clear" w:color="auto" w:fill="FFFFFF"/>
        </w:rPr>
        <w:t xml:space="preserve">                 </w:t>
      </w:r>
      <w:r w:rsidR="00A768DC" w:rsidRPr="008740DD">
        <w:rPr>
          <w:rFonts w:ascii="Times New Roman" w:hAnsi="Times New Roman" w:cs="Times New Roman"/>
          <w:color w:val="222222"/>
          <w:sz w:val="24"/>
          <w:szCs w:val="24"/>
          <w:shd w:val="clear" w:color="auto" w:fill="FFFFFF"/>
        </w:rPr>
        <w:t xml:space="preserve">         </w:t>
      </w:r>
      <w:r w:rsidRPr="008740DD">
        <w:rPr>
          <w:rFonts w:ascii="Times New Roman" w:hAnsi="Times New Roman" w:cs="Times New Roman"/>
          <w:color w:val="222222"/>
          <w:sz w:val="24"/>
          <w:szCs w:val="24"/>
          <w:shd w:val="clear" w:color="auto" w:fill="FFFFFF"/>
        </w:rPr>
        <w:t xml:space="preserve">                      </w:t>
      </w:r>
      <w:r w:rsidR="00331850" w:rsidRPr="008740DD">
        <w:rPr>
          <w:rFonts w:ascii="Times New Roman" w:hAnsi="Times New Roman" w:cs="Times New Roman"/>
          <w:color w:val="222222"/>
          <w:sz w:val="24"/>
          <w:szCs w:val="24"/>
          <w:shd w:val="clear" w:color="auto" w:fill="FFFFFF"/>
        </w:rPr>
        <w:t xml:space="preserve">                                                                              </w:t>
      </w:r>
      <w:r w:rsidRPr="008740DD">
        <w:rPr>
          <w:rFonts w:ascii="Times New Roman" w:hAnsi="Times New Roman" w:cs="Times New Roman"/>
          <w:color w:val="222222"/>
          <w:sz w:val="24"/>
          <w:szCs w:val="24"/>
          <w:shd w:val="clear" w:color="auto" w:fill="FFFFFF"/>
        </w:rPr>
        <w:t xml:space="preserve">                       </w:t>
      </w:r>
    </w:p>
    <w:p w14:paraId="52824584" w14:textId="20EC05FE" w:rsidR="008740DD" w:rsidRPr="008740DD" w:rsidRDefault="008740DD" w:rsidP="008740DD">
      <w:pPr>
        <w:spacing w:line="480" w:lineRule="auto"/>
        <w:rPr>
          <w:rFonts w:ascii="Times New Roman" w:hAnsi="Times New Roman" w:cs="Times New Roman"/>
          <w:color w:val="222222"/>
          <w:sz w:val="24"/>
          <w:szCs w:val="24"/>
          <w:shd w:val="clear" w:color="auto" w:fill="FFFFFF"/>
        </w:rPr>
      </w:pPr>
      <w:r w:rsidRPr="008740DD">
        <w:rPr>
          <w:rFonts w:ascii="Times New Roman" w:hAnsi="Times New Roman" w:cs="Times New Roman"/>
          <w:color w:val="222222"/>
          <w:sz w:val="24"/>
          <w:szCs w:val="24"/>
          <w:shd w:val="clear" w:color="auto" w:fill="FFFFFF"/>
        </w:rPr>
        <w:t>Figure 3. Angelina National Forest Images. These images show Angelina National Forest across the timeline of the project for Hurricane Rita. (a) The first image is raw satellite imagery that was used as a baseline. (b) The second image shows the NDVI of the baseline (c) The third image shows the raw satellite image several months after the hurricane. (d) The fourth image shows the NDVI several months after the hurricane. (e) The fifth image shows the raw satellite image one year after the hurricane. (f) The sixth image shows the NDVI one year after the hurricane.</w:t>
      </w:r>
    </w:p>
    <w:p w14:paraId="44F25B5A" w14:textId="2B43CE98" w:rsidR="008A44A7" w:rsidRDefault="00A768DC" w:rsidP="00A768DC">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      </w:t>
      </w:r>
      <w:r w:rsidR="003503BD">
        <w:rPr>
          <w:rFonts w:ascii="Times New Roman" w:hAnsi="Times New Roman" w:cs="Times New Roman"/>
          <w:noProof/>
          <w:color w:val="222222"/>
          <w:sz w:val="24"/>
          <w:szCs w:val="24"/>
          <w:shd w:val="clear" w:color="auto" w:fill="FFFFFF"/>
        </w:rPr>
        <w:drawing>
          <wp:inline distT="0" distB="0" distL="0" distR="0" wp14:anchorId="50AD6559" wp14:editId="5C5A3AAA">
            <wp:extent cx="2164715" cy="2491272"/>
            <wp:effectExtent l="0" t="0" r="6985" b="4445"/>
            <wp:docPr id="1185346355" name="Picture 2" descr="A satell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6355" name="Picture 2" descr="A satellite image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0664" cy="2498118"/>
                    </a:xfrm>
                    <a:prstGeom prst="rect">
                      <a:avLst/>
                    </a:prstGeom>
                  </pic:spPr>
                </pic:pic>
              </a:graphicData>
            </a:graphic>
          </wp:inline>
        </w:drawing>
      </w:r>
      <w:r>
        <w:rPr>
          <w:rFonts w:ascii="Times New Roman" w:hAnsi="Times New Roman" w:cs="Times New Roman"/>
          <w:color w:val="222222"/>
          <w:sz w:val="24"/>
          <w:szCs w:val="24"/>
          <w:shd w:val="clear" w:color="auto" w:fill="FFFFFF"/>
        </w:rPr>
        <w:t xml:space="preserve">           </w:t>
      </w:r>
      <w:r w:rsidR="00331850">
        <w:rPr>
          <w:rFonts w:ascii="Times New Roman" w:hAnsi="Times New Roman" w:cs="Times New Roman"/>
          <w:color w:val="222222"/>
          <w:sz w:val="24"/>
          <w:szCs w:val="24"/>
          <w:shd w:val="clear" w:color="auto" w:fill="FFFFFF"/>
        </w:rPr>
        <w:t xml:space="preserve">            </w:t>
      </w:r>
      <w:r w:rsidR="00F3115A">
        <w:rPr>
          <w:rFonts w:ascii="Times New Roman" w:hAnsi="Times New Roman" w:cs="Times New Roman"/>
          <w:noProof/>
          <w:color w:val="222222"/>
          <w:sz w:val="24"/>
          <w:szCs w:val="24"/>
          <w:shd w:val="clear" w:color="auto" w:fill="FFFFFF"/>
        </w:rPr>
        <w:drawing>
          <wp:inline distT="0" distB="0" distL="0" distR="0" wp14:anchorId="33A4B1FD" wp14:editId="2D0687D5">
            <wp:extent cx="2655061" cy="2435225"/>
            <wp:effectExtent l="0" t="0" r="0" b="3175"/>
            <wp:docPr id="1018634807" name="Picture 10" descr="A high angle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4807" name="Picture 10" descr="A high angle view of a ci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0044" cy="2458140"/>
                    </a:xfrm>
                    <a:prstGeom prst="rect">
                      <a:avLst/>
                    </a:prstGeom>
                  </pic:spPr>
                </pic:pic>
              </a:graphicData>
            </a:graphic>
          </wp:inline>
        </w:drawing>
      </w:r>
    </w:p>
    <w:p w14:paraId="4FE0D699" w14:textId="5F591F12" w:rsidR="008A44A7" w:rsidRPr="00A768DC" w:rsidRDefault="00331850" w:rsidP="00331850">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A768DC">
        <w:rPr>
          <w:rFonts w:ascii="Times New Roman" w:hAnsi="Times New Roman" w:cs="Times New Roman"/>
          <w:color w:val="222222"/>
          <w:sz w:val="24"/>
          <w:szCs w:val="24"/>
          <w:shd w:val="clear" w:color="auto" w:fill="FFFFFF"/>
        </w:rPr>
        <w:t>(c)</w:t>
      </w:r>
      <w:r w:rsidR="00AC490A" w:rsidRPr="00A768DC">
        <w:rPr>
          <w:rFonts w:ascii="Times New Roman" w:hAnsi="Times New Roman" w:cs="Times New Roman"/>
          <w:color w:val="222222"/>
          <w:sz w:val="24"/>
          <w:szCs w:val="24"/>
          <w:shd w:val="clear" w:color="auto" w:fill="FFFFFF"/>
        </w:rPr>
        <w:t xml:space="preserve">  </w:t>
      </w:r>
      <w:r w:rsidR="008A44A7" w:rsidRPr="00A768DC">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8A44A7" w:rsidRPr="00A768DC">
        <w:rPr>
          <w:rFonts w:ascii="Times New Roman" w:hAnsi="Times New Roman" w:cs="Times New Roman"/>
          <w:color w:val="222222"/>
          <w:sz w:val="24"/>
          <w:szCs w:val="24"/>
          <w:shd w:val="clear" w:color="auto" w:fill="FFFFFF"/>
        </w:rPr>
        <w:t xml:space="preserve">    (</w:t>
      </w:r>
      <w:r w:rsidR="00A768DC">
        <w:rPr>
          <w:rFonts w:ascii="Times New Roman" w:hAnsi="Times New Roman" w:cs="Times New Roman"/>
          <w:color w:val="222222"/>
          <w:sz w:val="24"/>
          <w:szCs w:val="24"/>
          <w:shd w:val="clear" w:color="auto" w:fill="FFFFFF"/>
        </w:rPr>
        <w:t>d</w:t>
      </w:r>
      <w:r w:rsidR="008A44A7" w:rsidRPr="00A768DC">
        <w:rPr>
          <w:rFonts w:ascii="Times New Roman" w:hAnsi="Times New Roman" w:cs="Times New Roman"/>
          <w:color w:val="222222"/>
          <w:sz w:val="24"/>
          <w:szCs w:val="24"/>
          <w:shd w:val="clear" w:color="auto" w:fill="FFFFFF"/>
        </w:rPr>
        <w:t>)</w:t>
      </w:r>
    </w:p>
    <w:p w14:paraId="1B13F82F" w14:textId="5822EC2A" w:rsidR="00FB4261" w:rsidRPr="008A44A7" w:rsidRDefault="00A768DC" w:rsidP="00A768DC">
      <w:pPr>
        <w:spacing w:line="48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sidR="003503BD">
        <w:rPr>
          <w:rFonts w:ascii="Times New Roman" w:hAnsi="Times New Roman" w:cs="Times New Roman"/>
          <w:b/>
          <w:bCs/>
          <w:noProof/>
          <w:color w:val="222222"/>
          <w:sz w:val="24"/>
          <w:szCs w:val="24"/>
          <w:shd w:val="clear" w:color="auto" w:fill="FFFFFF"/>
        </w:rPr>
        <w:drawing>
          <wp:inline distT="0" distB="0" distL="0" distR="0" wp14:anchorId="4ECAF8EC" wp14:editId="19A7FB23">
            <wp:extent cx="2088550" cy="2495550"/>
            <wp:effectExtent l="0" t="0" r="6985" b="0"/>
            <wp:docPr id="1117425417" name="Picture 3" descr="A satellite image of a red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5417" name="Picture 3" descr="A satellite image of a red la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617" cy="2500410"/>
                    </a:xfrm>
                    <a:prstGeom prst="rect">
                      <a:avLst/>
                    </a:prstGeom>
                  </pic:spPr>
                </pic:pic>
              </a:graphicData>
            </a:graphic>
          </wp:inline>
        </w:drawing>
      </w:r>
      <w:r>
        <w:rPr>
          <w:rFonts w:ascii="Times New Roman" w:hAnsi="Times New Roman" w:cs="Times New Roman"/>
          <w:b/>
          <w:bCs/>
          <w:color w:val="222222"/>
          <w:sz w:val="24"/>
          <w:szCs w:val="24"/>
          <w:shd w:val="clear" w:color="auto" w:fill="FFFFFF"/>
        </w:rPr>
        <w:t xml:space="preserve">     </w:t>
      </w:r>
      <w:r w:rsidR="00331850">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 xml:space="preserve">  </w:t>
      </w:r>
      <w:r w:rsidR="00F3115A">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 xml:space="preserve">   </w:t>
      </w:r>
      <w:r w:rsidR="00F3115A">
        <w:rPr>
          <w:rFonts w:ascii="Times New Roman" w:hAnsi="Times New Roman" w:cs="Times New Roman"/>
          <w:b/>
          <w:bCs/>
          <w:noProof/>
          <w:color w:val="222222"/>
          <w:sz w:val="24"/>
          <w:szCs w:val="24"/>
          <w:shd w:val="clear" w:color="auto" w:fill="FFFFFF"/>
        </w:rPr>
        <w:drawing>
          <wp:inline distT="0" distB="0" distL="0" distR="0" wp14:anchorId="69325E07" wp14:editId="600D9942">
            <wp:extent cx="2627055" cy="2395220"/>
            <wp:effectExtent l="0" t="0" r="1905" b="5080"/>
            <wp:docPr id="761174127" name="Picture 1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4127" name="Picture 11" descr="A map of a cit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4868" cy="2429696"/>
                    </a:xfrm>
                    <a:prstGeom prst="rect">
                      <a:avLst/>
                    </a:prstGeom>
                  </pic:spPr>
                </pic:pic>
              </a:graphicData>
            </a:graphic>
          </wp:inline>
        </w:drawing>
      </w:r>
    </w:p>
    <w:p w14:paraId="236CB0B0" w14:textId="3EAC5307" w:rsidR="00A768DC" w:rsidRDefault="008B07BC" w:rsidP="00A768DC">
      <w:pPr>
        <w:spacing w:line="480" w:lineRule="auto"/>
        <w:rPr>
          <w:rFonts w:ascii="Times New Roman" w:hAnsi="Times New Roman" w:cs="Times New Roman"/>
          <w:color w:val="222222"/>
          <w:sz w:val="24"/>
          <w:szCs w:val="24"/>
          <w:shd w:val="clear" w:color="auto" w:fill="FFFFFF"/>
        </w:rPr>
      </w:pPr>
      <w:r w:rsidRPr="008A44A7">
        <w:rPr>
          <w:rFonts w:ascii="Times New Roman" w:hAnsi="Times New Roman" w:cs="Times New Roman"/>
          <w:color w:val="222222"/>
          <w:sz w:val="24"/>
          <w:szCs w:val="24"/>
          <w:shd w:val="clear" w:color="auto" w:fill="FFFFFF"/>
        </w:rPr>
        <w:t xml:space="preserve">                                  </w:t>
      </w:r>
      <w:r w:rsidR="006E4EE5" w:rsidRPr="008A44A7">
        <w:rPr>
          <w:rFonts w:ascii="Times New Roman" w:hAnsi="Times New Roman" w:cs="Times New Roman"/>
          <w:color w:val="222222"/>
          <w:sz w:val="24"/>
          <w:szCs w:val="24"/>
          <w:shd w:val="clear" w:color="auto" w:fill="FFFFFF"/>
        </w:rPr>
        <w:t>(</w:t>
      </w:r>
      <w:r w:rsidR="00A768DC">
        <w:rPr>
          <w:rFonts w:ascii="Times New Roman" w:hAnsi="Times New Roman" w:cs="Times New Roman"/>
          <w:color w:val="222222"/>
          <w:sz w:val="24"/>
          <w:szCs w:val="24"/>
          <w:shd w:val="clear" w:color="auto" w:fill="FFFFFF"/>
        </w:rPr>
        <w:t>e</w:t>
      </w:r>
      <w:r w:rsidRPr="008A44A7">
        <w:rPr>
          <w:rFonts w:ascii="Times New Roman" w:hAnsi="Times New Roman" w:cs="Times New Roman"/>
          <w:color w:val="222222"/>
          <w:sz w:val="24"/>
          <w:szCs w:val="24"/>
          <w:shd w:val="clear" w:color="auto" w:fill="FFFFFF"/>
        </w:rPr>
        <w:t>)</w:t>
      </w:r>
      <w:r w:rsidR="00A768DC">
        <w:rPr>
          <w:rFonts w:ascii="Times New Roman" w:hAnsi="Times New Roman" w:cs="Times New Roman"/>
          <w:color w:val="222222"/>
          <w:sz w:val="24"/>
          <w:szCs w:val="24"/>
          <w:shd w:val="clear" w:color="auto" w:fill="FFFFFF"/>
        </w:rPr>
        <w:tab/>
      </w:r>
      <w:r w:rsidR="00A768DC">
        <w:rPr>
          <w:rFonts w:ascii="Times New Roman" w:hAnsi="Times New Roman" w:cs="Times New Roman"/>
          <w:color w:val="222222"/>
          <w:sz w:val="24"/>
          <w:szCs w:val="24"/>
          <w:shd w:val="clear" w:color="auto" w:fill="FFFFFF"/>
        </w:rPr>
        <w:tab/>
      </w:r>
      <w:r w:rsidR="00A768DC">
        <w:rPr>
          <w:rFonts w:ascii="Times New Roman" w:hAnsi="Times New Roman" w:cs="Times New Roman"/>
          <w:color w:val="222222"/>
          <w:sz w:val="24"/>
          <w:szCs w:val="24"/>
          <w:shd w:val="clear" w:color="auto" w:fill="FFFFFF"/>
        </w:rPr>
        <w:tab/>
      </w:r>
      <w:r w:rsidR="00A768DC">
        <w:rPr>
          <w:rFonts w:ascii="Times New Roman" w:hAnsi="Times New Roman" w:cs="Times New Roman"/>
          <w:color w:val="222222"/>
          <w:sz w:val="24"/>
          <w:szCs w:val="24"/>
          <w:shd w:val="clear" w:color="auto" w:fill="FFFFFF"/>
        </w:rPr>
        <w:tab/>
      </w:r>
      <w:r w:rsidR="00A768DC">
        <w:rPr>
          <w:rFonts w:ascii="Times New Roman" w:hAnsi="Times New Roman" w:cs="Times New Roman"/>
          <w:color w:val="222222"/>
          <w:sz w:val="24"/>
          <w:szCs w:val="24"/>
          <w:shd w:val="clear" w:color="auto" w:fill="FFFFFF"/>
        </w:rPr>
        <w:tab/>
      </w:r>
      <w:r w:rsidR="00A768DC">
        <w:rPr>
          <w:rFonts w:ascii="Times New Roman" w:hAnsi="Times New Roman" w:cs="Times New Roman"/>
          <w:color w:val="222222"/>
          <w:sz w:val="24"/>
          <w:szCs w:val="24"/>
          <w:shd w:val="clear" w:color="auto" w:fill="FFFFFF"/>
        </w:rPr>
        <w:tab/>
      </w:r>
      <w:r w:rsidR="00BE5D93">
        <w:rPr>
          <w:rFonts w:ascii="Times New Roman" w:hAnsi="Times New Roman" w:cs="Times New Roman"/>
          <w:color w:val="222222"/>
          <w:sz w:val="24"/>
          <w:szCs w:val="24"/>
          <w:shd w:val="clear" w:color="auto" w:fill="FFFFFF"/>
        </w:rPr>
        <w:t xml:space="preserve">     </w:t>
      </w:r>
      <w:r w:rsidR="00A768DC" w:rsidRPr="008A44A7">
        <w:rPr>
          <w:rFonts w:ascii="Times New Roman" w:hAnsi="Times New Roman" w:cs="Times New Roman"/>
          <w:color w:val="222222"/>
          <w:sz w:val="24"/>
          <w:szCs w:val="24"/>
          <w:shd w:val="clear" w:color="auto" w:fill="FFFFFF"/>
        </w:rPr>
        <w:t>(</w:t>
      </w:r>
      <w:r w:rsidR="00A768DC">
        <w:rPr>
          <w:rFonts w:ascii="Times New Roman" w:hAnsi="Times New Roman" w:cs="Times New Roman"/>
          <w:color w:val="222222"/>
          <w:sz w:val="24"/>
          <w:szCs w:val="24"/>
          <w:shd w:val="clear" w:color="auto" w:fill="FFFFFF"/>
        </w:rPr>
        <w:t>f</w:t>
      </w:r>
      <w:r w:rsidR="00A768DC" w:rsidRPr="008A44A7">
        <w:rPr>
          <w:rFonts w:ascii="Times New Roman" w:hAnsi="Times New Roman" w:cs="Times New Roman"/>
          <w:color w:val="222222"/>
          <w:sz w:val="24"/>
          <w:szCs w:val="24"/>
          <w:shd w:val="clear" w:color="auto" w:fill="FFFFFF"/>
        </w:rPr>
        <w:t>)</w:t>
      </w:r>
    </w:p>
    <w:p w14:paraId="5F861DDF" w14:textId="424D680B" w:rsidR="008740DD" w:rsidRPr="008A44A7" w:rsidRDefault="008740DD" w:rsidP="00A768DC">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3 cont.</w:t>
      </w:r>
    </w:p>
    <w:p w14:paraId="7F7D060D" w14:textId="7A5E0FFD" w:rsidR="00D97412" w:rsidRDefault="00D97412" w:rsidP="00D97412">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Kisatchie National Forest, approximately 88% was covered in dense vegetation (NDVI values &gt; 0.5). This number dropped to approximately 70% in the months after Hurricane Rita. Then one year later, the forest was covered in approximately 72% dense vegetation (Figure 4).</w:t>
      </w:r>
    </w:p>
    <w:p w14:paraId="0E90E9A3" w14:textId="548C0C39" w:rsidR="00A768DC" w:rsidRDefault="00080E56" w:rsidP="008B07BC">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     </w:t>
      </w:r>
      <w:r w:rsidR="0027306D">
        <w:rPr>
          <w:rFonts w:ascii="Times New Roman" w:hAnsi="Times New Roman" w:cs="Times New Roman"/>
          <w:noProof/>
          <w:color w:val="222222"/>
          <w:sz w:val="24"/>
          <w:szCs w:val="24"/>
          <w:shd w:val="clear" w:color="auto" w:fill="FFFFFF"/>
        </w:rPr>
        <w:drawing>
          <wp:inline distT="0" distB="0" distL="0" distR="0" wp14:anchorId="1BBDD408" wp14:editId="483CE198">
            <wp:extent cx="1876425" cy="2109977"/>
            <wp:effectExtent l="0" t="0" r="0" b="5080"/>
            <wp:docPr id="966851552" name="Picture 6" descr="A map of red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1552" name="Picture 6" descr="A map of red col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4579" cy="2130391"/>
                    </a:xfrm>
                    <a:prstGeom prst="rect">
                      <a:avLst/>
                    </a:prstGeom>
                  </pic:spPr>
                </pic:pic>
              </a:graphicData>
            </a:graphic>
          </wp:inline>
        </w:drawing>
      </w:r>
      <w:r w:rsidR="008F3D08">
        <w:rPr>
          <w:rFonts w:ascii="Times New Roman" w:hAnsi="Times New Roman" w:cs="Times New Roman"/>
          <w:color w:val="222222"/>
          <w:sz w:val="24"/>
          <w:szCs w:val="24"/>
          <w:shd w:val="clear" w:color="auto" w:fill="FFFFFF"/>
        </w:rPr>
        <w:t xml:space="preserve">    </w:t>
      </w:r>
      <w:r w:rsidR="008740DD">
        <w:rPr>
          <w:rFonts w:ascii="Times New Roman" w:hAnsi="Times New Roman" w:cs="Times New Roman"/>
          <w:color w:val="222222"/>
          <w:sz w:val="24"/>
          <w:szCs w:val="24"/>
          <w:shd w:val="clear" w:color="auto" w:fill="FFFFFF"/>
        </w:rPr>
        <w:t xml:space="preserve">                                 </w:t>
      </w:r>
      <w:r w:rsidR="008F3D08">
        <w:rPr>
          <w:rFonts w:ascii="Times New Roman" w:hAnsi="Times New Roman" w:cs="Times New Roman"/>
          <w:color w:val="222222"/>
          <w:sz w:val="24"/>
          <w:szCs w:val="24"/>
          <w:shd w:val="clear" w:color="auto" w:fill="FFFFFF"/>
        </w:rPr>
        <w:t xml:space="preserve">  </w:t>
      </w:r>
      <w:r w:rsidR="008F3D08">
        <w:rPr>
          <w:rFonts w:ascii="Times New Roman" w:hAnsi="Times New Roman" w:cs="Times New Roman"/>
          <w:noProof/>
          <w:color w:val="222222"/>
          <w:sz w:val="24"/>
          <w:szCs w:val="24"/>
          <w:shd w:val="clear" w:color="auto" w:fill="FFFFFF"/>
        </w:rPr>
        <w:drawing>
          <wp:inline distT="0" distB="0" distL="0" distR="0" wp14:anchorId="1E4A1B9A" wp14:editId="556614E8">
            <wp:extent cx="2187692" cy="2152650"/>
            <wp:effectExtent l="0" t="0" r="3175" b="0"/>
            <wp:docPr id="543813067" name="Picture 13" descr="A map of the state of nevad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3067" name="Picture 13" descr="A map of the state of nevad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0889" cy="2204995"/>
                    </a:xfrm>
                    <a:prstGeom prst="rect">
                      <a:avLst/>
                    </a:prstGeom>
                  </pic:spPr>
                </pic:pic>
              </a:graphicData>
            </a:graphic>
          </wp:inline>
        </w:drawing>
      </w:r>
    </w:p>
    <w:p w14:paraId="56014D79" w14:textId="3B413E7C" w:rsidR="008F3D08" w:rsidRDefault="008F3D08" w:rsidP="008F3D08">
      <w:pPr>
        <w:pStyle w:val="ListParagraph"/>
        <w:numPr>
          <w:ilvl w:val="0"/>
          <w:numId w:val="7"/>
        </w:num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27306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(b)</w:t>
      </w:r>
    </w:p>
    <w:p w14:paraId="12080749" w14:textId="64A5AA25" w:rsidR="008F3D08" w:rsidRDefault="00823BB7"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080E56">
        <w:rPr>
          <w:rFonts w:ascii="Times New Roman" w:hAnsi="Times New Roman" w:cs="Times New Roman"/>
          <w:color w:val="222222"/>
          <w:sz w:val="24"/>
          <w:szCs w:val="24"/>
          <w:shd w:val="clear" w:color="auto" w:fill="FFFFFF"/>
        </w:rPr>
        <w:t xml:space="preserve">     </w:t>
      </w:r>
      <w:r w:rsidR="00080E56">
        <w:rPr>
          <w:rFonts w:ascii="Times New Roman" w:hAnsi="Times New Roman" w:cs="Times New Roman"/>
          <w:noProof/>
          <w:color w:val="222222"/>
          <w:sz w:val="24"/>
          <w:szCs w:val="24"/>
          <w:shd w:val="clear" w:color="auto" w:fill="FFFFFF"/>
        </w:rPr>
        <w:drawing>
          <wp:inline distT="0" distB="0" distL="0" distR="0" wp14:anchorId="16FBFF23" wp14:editId="4F0A337D">
            <wp:extent cx="1819889" cy="2025015"/>
            <wp:effectExtent l="0" t="0" r="9525" b="0"/>
            <wp:docPr id="1656089402" name="Picture 5" descr="A satellite image of a re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9402" name="Picture 5" descr="A satellite image of a red area&#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9312" cy="2035500"/>
                    </a:xfrm>
                    <a:prstGeom prst="rect">
                      <a:avLst/>
                    </a:prstGeom>
                  </pic:spPr>
                </pic:pic>
              </a:graphicData>
            </a:graphic>
          </wp:inline>
        </w:drawing>
      </w:r>
      <w:r w:rsidR="008F3D08">
        <w:rPr>
          <w:rFonts w:ascii="Times New Roman" w:hAnsi="Times New Roman" w:cs="Times New Roman"/>
          <w:color w:val="222222"/>
          <w:sz w:val="24"/>
          <w:szCs w:val="24"/>
          <w:shd w:val="clear" w:color="auto" w:fill="FFFFFF"/>
        </w:rPr>
        <w:t xml:space="preserve">                     </w:t>
      </w:r>
      <w:r w:rsidR="003567E3">
        <w:rPr>
          <w:rFonts w:ascii="Times New Roman" w:hAnsi="Times New Roman" w:cs="Times New Roman"/>
          <w:color w:val="222222"/>
          <w:sz w:val="24"/>
          <w:szCs w:val="24"/>
          <w:shd w:val="clear" w:color="auto" w:fill="FFFFFF"/>
        </w:rPr>
        <w:t xml:space="preserve">                </w:t>
      </w:r>
      <w:r w:rsidR="008F3D08">
        <w:rPr>
          <w:rFonts w:ascii="Times New Roman" w:hAnsi="Times New Roman" w:cs="Times New Roman"/>
          <w:color w:val="222222"/>
          <w:sz w:val="24"/>
          <w:szCs w:val="24"/>
          <w:shd w:val="clear" w:color="auto" w:fill="FFFFFF"/>
        </w:rPr>
        <w:t xml:space="preserve">  </w:t>
      </w:r>
      <w:r w:rsidR="008F3D08">
        <w:rPr>
          <w:rFonts w:ascii="Times New Roman" w:hAnsi="Times New Roman" w:cs="Times New Roman"/>
          <w:noProof/>
          <w:color w:val="222222"/>
          <w:sz w:val="24"/>
          <w:szCs w:val="24"/>
          <w:shd w:val="clear" w:color="auto" w:fill="FFFFFF"/>
        </w:rPr>
        <w:drawing>
          <wp:inline distT="0" distB="0" distL="0" distR="0" wp14:anchorId="565E5DBF" wp14:editId="74648333">
            <wp:extent cx="2199721" cy="2018511"/>
            <wp:effectExtent l="0" t="0" r="0" b="1270"/>
            <wp:docPr id="1255258380" name="Picture 14" descr="A high angle view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8380" name="Picture 14" descr="A high angle view of a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2655" cy="2039556"/>
                    </a:xfrm>
                    <a:prstGeom prst="rect">
                      <a:avLst/>
                    </a:prstGeom>
                  </pic:spPr>
                </pic:pic>
              </a:graphicData>
            </a:graphic>
          </wp:inline>
        </w:drawing>
      </w:r>
      <w:r w:rsidR="008F3D08">
        <w:rPr>
          <w:rFonts w:ascii="Times New Roman" w:hAnsi="Times New Roman" w:cs="Times New Roman"/>
          <w:color w:val="222222"/>
          <w:sz w:val="24"/>
          <w:szCs w:val="24"/>
          <w:shd w:val="clear" w:color="auto" w:fill="FFFFFF"/>
        </w:rPr>
        <w:t xml:space="preserve">       </w:t>
      </w:r>
    </w:p>
    <w:p w14:paraId="0B76E3B8" w14:textId="7A8433EE" w:rsidR="008F3D08" w:rsidRPr="003567E3" w:rsidRDefault="003567E3" w:rsidP="003567E3">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A01E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(c)</w:t>
      </w:r>
      <w:r w:rsidRPr="003567E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Pr="003567E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27306D">
        <w:rPr>
          <w:rFonts w:ascii="Times New Roman" w:hAnsi="Times New Roman" w:cs="Times New Roman"/>
          <w:color w:val="222222"/>
          <w:sz w:val="24"/>
          <w:szCs w:val="24"/>
          <w:shd w:val="clear" w:color="auto" w:fill="FFFFFF"/>
        </w:rPr>
        <w:t xml:space="preserve">      </w:t>
      </w:r>
      <w:r w:rsidR="00823BB7">
        <w:rPr>
          <w:rFonts w:ascii="Times New Roman" w:hAnsi="Times New Roman" w:cs="Times New Roman"/>
          <w:color w:val="222222"/>
          <w:sz w:val="24"/>
          <w:szCs w:val="24"/>
          <w:shd w:val="clear" w:color="auto" w:fill="FFFFFF"/>
        </w:rPr>
        <w:t xml:space="preserve">  </w:t>
      </w:r>
      <w:r w:rsidR="008F3D08" w:rsidRPr="003567E3">
        <w:rPr>
          <w:rFonts w:ascii="Times New Roman" w:hAnsi="Times New Roman" w:cs="Times New Roman"/>
          <w:color w:val="222222"/>
          <w:sz w:val="24"/>
          <w:szCs w:val="24"/>
          <w:shd w:val="clear" w:color="auto" w:fill="FFFFFF"/>
        </w:rPr>
        <w:t>(d)</w:t>
      </w:r>
    </w:p>
    <w:p w14:paraId="4E1B4421" w14:textId="77777777" w:rsidR="008740DD" w:rsidRPr="008740DD" w:rsidRDefault="008740DD" w:rsidP="008740DD">
      <w:pPr>
        <w:spacing w:line="480" w:lineRule="auto"/>
        <w:rPr>
          <w:rFonts w:ascii="Times New Roman" w:hAnsi="Times New Roman" w:cs="Times New Roman"/>
          <w:color w:val="222222"/>
          <w:sz w:val="24"/>
          <w:szCs w:val="24"/>
          <w:shd w:val="clear" w:color="auto" w:fill="FFFFFF"/>
        </w:rPr>
      </w:pPr>
      <w:r w:rsidRPr="008740DD">
        <w:rPr>
          <w:rFonts w:ascii="Times New Roman" w:hAnsi="Times New Roman" w:cs="Times New Roman"/>
          <w:color w:val="222222"/>
          <w:sz w:val="24"/>
          <w:szCs w:val="24"/>
          <w:shd w:val="clear" w:color="auto" w:fill="FFFFFF"/>
        </w:rPr>
        <w:t>Figure 4. Kisatchie National Forest Images. These images show Kisatchie National Forest across the timeline of the project for Hurricane Laura. (a) The first image is raw satellite imagery that was used as a baseline. (b) The second image shows the NDVI of the baseline (c) The third image shows the raw satellite image several months after the hurricane. (d) The fourth image shows the NDVI several months after the hurricane. (e) The fifth image shows the raw satellite image one year after the hurricane. (f) The sixth image shows the NDVI one year after the hurricane.</w:t>
      </w:r>
    </w:p>
    <w:p w14:paraId="2A66BCDE" w14:textId="38B82D26" w:rsidR="003567E3" w:rsidRDefault="003567E3"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                                    </w:t>
      </w:r>
      <w:r w:rsidR="00EC15BD">
        <w:rPr>
          <w:rFonts w:ascii="Times New Roman" w:hAnsi="Times New Roman" w:cs="Times New Roman"/>
          <w:noProof/>
          <w:color w:val="222222"/>
          <w:sz w:val="24"/>
          <w:szCs w:val="24"/>
          <w:shd w:val="clear" w:color="auto" w:fill="FFFFFF"/>
        </w:rPr>
        <w:drawing>
          <wp:inline distT="0" distB="0" distL="0" distR="0" wp14:anchorId="0CA8D9C8" wp14:editId="1DE1A58F">
            <wp:extent cx="2257425" cy="2475208"/>
            <wp:effectExtent l="0" t="0" r="0" b="1905"/>
            <wp:docPr id="791012940" name="Picture 7" descr="A map of red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940" name="Picture 7" descr="A map of red colo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1351" cy="2490478"/>
                    </a:xfrm>
                    <a:prstGeom prst="rect">
                      <a:avLst/>
                    </a:prstGeom>
                  </pic:spPr>
                </pic:pic>
              </a:graphicData>
            </a:graphic>
          </wp:inline>
        </w:drawing>
      </w:r>
      <w:r w:rsidR="003503BD">
        <w:rPr>
          <w:rFonts w:ascii="Times New Roman" w:hAnsi="Times New Roman" w:cs="Times New Roman"/>
          <w:color w:val="222222"/>
          <w:sz w:val="24"/>
          <w:szCs w:val="24"/>
          <w:shd w:val="clear" w:color="auto" w:fill="FFFFFF"/>
        </w:rPr>
        <w:t xml:space="preserve"> </w:t>
      </w:r>
    </w:p>
    <w:p w14:paraId="2DBF3BE8" w14:textId="47B3E919" w:rsidR="003567E3" w:rsidRDefault="003567E3"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503B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EA01E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(e)</w:t>
      </w:r>
    </w:p>
    <w:p w14:paraId="5F88BAE7" w14:textId="01EBF0C1" w:rsidR="008B07BC" w:rsidRDefault="003503BD"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567E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8F3D08">
        <w:rPr>
          <w:rFonts w:ascii="Times New Roman" w:hAnsi="Times New Roman" w:cs="Times New Roman"/>
          <w:noProof/>
          <w:color w:val="222222"/>
          <w:sz w:val="24"/>
          <w:szCs w:val="24"/>
          <w:shd w:val="clear" w:color="auto" w:fill="FFFFFF"/>
        </w:rPr>
        <w:drawing>
          <wp:inline distT="0" distB="0" distL="0" distR="0" wp14:anchorId="45C3A4C6" wp14:editId="2B7FF89A">
            <wp:extent cx="3114675" cy="2604770"/>
            <wp:effectExtent l="0" t="0" r="9525" b="5080"/>
            <wp:docPr id="1903310876" name="Picture 15" descr="High view of a map of the state of nevad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0876" name="Picture 15" descr="High view of a map of the state of nevad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0663" cy="2634866"/>
                    </a:xfrm>
                    <a:prstGeom prst="rect">
                      <a:avLst/>
                    </a:prstGeom>
                  </pic:spPr>
                </pic:pic>
              </a:graphicData>
            </a:graphic>
          </wp:inline>
        </w:drawing>
      </w:r>
    </w:p>
    <w:p w14:paraId="16CB24A0" w14:textId="1D9D499D" w:rsidR="008F3D08" w:rsidRDefault="008F3D08"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(f)</w:t>
      </w:r>
    </w:p>
    <w:p w14:paraId="3891C9C9" w14:textId="74361A64" w:rsidR="008740DD" w:rsidRPr="008F3D08" w:rsidRDefault="008740DD" w:rsidP="008F3D08">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4 cont.</w:t>
      </w:r>
    </w:p>
    <w:p w14:paraId="316DB1D2" w14:textId="1BB2176B" w:rsidR="00CF6748" w:rsidRDefault="00CF6748" w:rsidP="00BC7E7D">
      <w:pPr>
        <w:spacing w:line="480" w:lineRule="auto"/>
        <w:rPr>
          <w:rFonts w:ascii="Times New Roman" w:hAnsi="Times New Roman" w:cs="Times New Roman"/>
          <w:color w:val="222222"/>
          <w:sz w:val="28"/>
          <w:szCs w:val="28"/>
          <w:shd w:val="clear" w:color="auto" w:fill="FFFFFF"/>
        </w:rPr>
      </w:pPr>
      <w:r w:rsidRPr="00CF6748">
        <w:rPr>
          <w:rFonts w:ascii="Times New Roman" w:hAnsi="Times New Roman" w:cs="Times New Roman"/>
          <w:color w:val="222222"/>
          <w:sz w:val="28"/>
          <w:szCs w:val="28"/>
          <w:shd w:val="clear" w:color="auto" w:fill="FFFFFF"/>
        </w:rPr>
        <w:t>Damage Assessment</w:t>
      </w:r>
    </w:p>
    <w:p w14:paraId="2EEA73EB" w14:textId="77777777" w:rsidR="003503BD" w:rsidRDefault="00CF6748" w:rsidP="003503BD">
      <w:pPr>
        <w:spacing w:line="480" w:lineRule="auto"/>
        <w:ind w:firstLine="720"/>
        <w:rPr>
          <w:rFonts w:ascii="Times New Roman" w:hAnsi="Times New Roman" w:cs="Times New Roman"/>
          <w:color w:val="222222"/>
          <w:sz w:val="24"/>
          <w:szCs w:val="24"/>
          <w:shd w:val="clear" w:color="auto" w:fill="FFFFFF"/>
        </w:rPr>
      </w:pPr>
      <w:r w:rsidRPr="00DB5956">
        <w:rPr>
          <w:rFonts w:ascii="Times New Roman" w:hAnsi="Times New Roman" w:cs="Times New Roman"/>
          <w:color w:val="222222"/>
          <w:sz w:val="24"/>
          <w:szCs w:val="24"/>
          <w:shd w:val="clear" w:color="auto" w:fill="FFFFFF"/>
        </w:rPr>
        <w:t xml:space="preserve">From the NDVI </w:t>
      </w:r>
      <w:r w:rsidR="00BE425F">
        <w:rPr>
          <w:rFonts w:ascii="Times New Roman" w:hAnsi="Times New Roman" w:cs="Times New Roman"/>
          <w:color w:val="222222"/>
          <w:sz w:val="24"/>
          <w:szCs w:val="24"/>
          <w:shd w:val="clear" w:color="auto" w:fill="FFFFFF"/>
        </w:rPr>
        <w:t xml:space="preserve">difference </w:t>
      </w:r>
      <w:r w:rsidRPr="00DB5956">
        <w:rPr>
          <w:rFonts w:ascii="Times New Roman" w:hAnsi="Times New Roman" w:cs="Times New Roman"/>
          <w:color w:val="222222"/>
          <w:sz w:val="24"/>
          <w:szCs w:val="24"/>
          <w:shd w:val="clear" w:color="auto" w:fill="FFFFFF"/>
        </w:rPr>
        <w:t>damage assessment calculations</w:t>
      </w:r>
      <w:r>
        <w:rPr>
          <w:rFonts w:ascii="Times New Roman" w:hAnsi="Times New Roman" w:cs="Times New Roman"/>
          <w:color w:val="222222"/>
          <w:sz w:val="28"/>
          <w:szCs w:val="28"/>
          <w:shd w:val="clear" w:color="auto" w:fill="FFFFFF"/>
        </w:rPr>
        <w:t xml:space="preserve">, </w:t>
      </w:r>
      <w:r w:rsidRPr="00CF6748">
        <w:rPr>
          <w:rFonts w:ascii="Times New Roman" w:hAnsi="Times New Roman" w:cs="Times New Roman"/>
          <w:color w:val="222222"/>
          <w:sz w:val="24"/>
          <w:szCs w:val="24"/>
          <w:shd w:val="clear" w:color="auto" w:fill="FFFFFF"/>
        </w:rPr>
        <w:t>Angelina</w:t>
      </w:r>
      <w:r>
        <w:rPr>
          <w:rFonts w:ascii="Times New Roman" w:hAnsi="Times New Roman" w:cs="Times New Roman"/>
          <w:color w:val="222222"/>
          <w:sz w:val="24"/>
          <w:szCs w:val="24"/>
          <w:shd w:val="clear" w:color="auto" w:fill="FFFFFF"/>
        </w:rPr>
        <w:t xml:space="preserve"> National Forest received</w:t>
      </w:r>
      <w:r w:rsidR="00CC4535">
        <w:rPr>
          <w:rFonts w:ascii="Times New Roman" w:hAnsi="Times New Roman" w:cs="Times New Roman"/>
          <w:color w:val="222222"/>
          <w:sz w:val="24"/>
          <w:szCs w:val="24"/>
          <w:shd w:val="clear" w:color="auto" w:fill="FFFFFF"/>
        </w:rPr>
        <w:t xml:space="preserve"> no damage on 13.93%,</w:t>
      </w:r>
      <w:r>
        <w:rPr>
          <w:rFonts w:ascii="Times New Roman" w:hAnsi="Times New Roman" w:cs="Times New Roman"/>
          <w:color w:val="222222"/>
          <w:sz w:val="24"/>
          <w:szCs w:val="24"/>
          <w:shd w:val="clear" w:color="auto" w:fill="FFFFFF"/>
        </w:rPr>
        <w:t xml:space="preserve"> 69.44% light damage, 2.67% moderate damage, and 13.96% </w:t>
      </w:r>
      <w:r>
        <w:rPr>
          <w:rFonts w:ascii="Times New Roman" w:hAnsi="Times New Roman" w:cs="Times New Roman"/>
          <w:color w:val="222222"/>
          <w:sz w:val="24"/>
          <w:szCs w:val="24"/>
          <w:shd w:val="clear" w:color="auto" w:fill="FFFFFF"/>
        </w:rPr>
        <w:lastRenderedPageBreak/>
        <w:t>heavy damage in the first 3 months after Hurricane Rita in 2005. One year later, the calculations show that the forest</w:t>
      </w:r>
      <w:r w:rsidR="00DB5956">
        <w:rPr>
          <w:rFonts w:ascii="Times New Roman" w:hAnsi="Times New Roman" w:cs="Times New Roman"/>
          <w:color w:val="222222"/>
          <w:sz w:val="24"/>
          <w:szCs w:val="24"/>
          <w:shd w:val="clear" w:color="auto" w:fill="FFFFFF"/>
        </w:rPr>
        <w:t xml:space="preserve"> sustained </w:t>
      </w:r>
      <w:r w:rsidR="00CC4535">
        <w:rPr>
          <w:rFonts w:ascii="Times New Roman" w:hAnsi="Times New Roman" w:cs="Times New Roman"/>
          <w:color w:val="222222"/>
          <w:sz w:val="24"/>
          <w:szCs w:val="24"/>
          <w:shd w:val="clear" w:color="auto" w:fill="FFFFFF"/>
        </w:rPr>
        <w:t xml:space="preserve">no damage on 89.50%, </w:t>
      </w:r>
      <w:r w:rsidR="00DB5956">
        <w:rPr>
          <w:rFonts w:ascii="Times New Roman" w:hAnsi="Times New Roman" w:cs="Times New Roman"/>
          <w:color w:val="222222"/>
          <w:sz w:val="24"/>
          <w:szCs w:val="24"/>
          <w:shd w:val="clear" w:color="auto" w:fill="FFFFFF"/>
        </w:rPr>
        <w:t>9.67% light damage, 0.15% moderate damage, and 0.68% heavy damage</w:t>
      </w:r>
      <w:r w:rsidR="0011301A">
        <w:rPr>
          <w:rFonts w:ascii="Times New Roman" w:hAnsi="Times New Roman" w:cs="Times New Roman"/>
          <w:color w:val="222222"/>
          <w:sz w:val="24"/>
          <w:szCs w:val="24"/>
          <w:shd w:val="clear" w:color="auto" w:fill="FFFFFF"/>
        </w:rPr>
        <w:t xml:space="preserve"> (Figure 5)</w:t>
      </w:r>
      <w:r w:rsidR="004E630E">
        <w:rPr>
          <w:rFonts w:ascii="Times New Roman" w:hAnsi="Times New Roman" w:cs="Times New Roman"/>
          <w:color w:val="222222"/>
          <w:sz w:val="24"/>
          <w:szCs w:val="24"/>
          <w:shd w:val="clear" w:color="auto" w:fill="FFFFFF"/>
        </w:rPr>
        <w:t xml:space="preserve"> (Table </w:t>
      </w:r>
      <w:r w:rsidR="00CC4535">
        <w:rPr>
          <w:rFonts w:ascii="Times New Roman" w:hAnsi="Times New Roman" w:cs="Times New Roman"/>
          <w:color w:val="222222"/>
          <w:sz w:val="24"/>
          <w:szCs w:val="24"/>
          <w:shd w:val="clear" w:color="auto" w:fill="FFFFFF"/>
        </w:rPr>
        <w:t>3</w:t>
      </w:r>
      <w:r w:rsidR="004E630E">
        <w:rPr>
          <w:rFonts w:ascii="Times New Roman" w:hAnsi="Times New Roman" w:cs="Times New Roman"/>
          <w:color w:val="222222"/>
          <w:sz w:val="24"/>
          <w:szCs w:val="24"/>
          <w:shd w:val="clear" w:color="auto" w:fill="FFFFFF"/>
        </w:rPr>
        <w:t>)</w:t>
      </w:r>
      <w:r w:rsidR="003503BD">
        <w:rPr>
          <w:rFonts w:ascii="Times New Roman" w:hAnsi="Times New Roman" w:cs="Times New Roman"/>
          <w:color w:val="222222"/>
          <w:sz w:val="24"/>
          <w:szCs w:val="24"/>
          <w:shd w:val="clear" w:color="auto" w:fill="FFFFFF"/>
        </w:rPr>
        <w:t>.</w:t>
      </w:r>
      <w:r w:rsidR="00AC2C7F">
        <w:rPr>
          <w:rFonts w:ascii="Times New Roman" w:hAnsi="Times New Roman" w:cs="Times New Roman"/>
          <w:color w:val="222222"/>
          <w:sz w:val="24"/>
          <w:szCs w:val="24"/>
          <w:shd w:val="clear" w:color="auto" w:fill="FFFFFF"/>
        </w:rPr>
        <w:t xml:space="preserve">    </w:t>
      </w:r>
    </w:p>
    <w:p w14:paraId="1CF1E4E7" w14:textId="3FEFA8CB" w:rsidR="003567E3" w:rsidRDefault="003567E3" w:rsidP="003503B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684723">
        <w:rPr>
          <w:rFonts w:ascii="Times New Roman" w:hAnsi="Times New Roman" w:cs="Times New Roman"/>
          <w:noProof/>
          <w:color w:val="222222"/>
          <w:sz w:val="24"/>
          <w:szCs w:val="24"/>
          <w:shd w:val="clear" w:color="auto" w:fill="FFFFFF"/>
        </w:rPr>
        <w:drawing>
          <wp:inline distT="0" distB="0" distL="0" distR="0" wp14:anchorId="07DC9D18" wp14:editId="1CA507AC">
            <wp:extent cx="2924175" cy="2331085"/>
            <wp:effectExtent l="0" t="0" r="9525" b="0"/>
            <wp:docPr id="896496850" name="Picture 1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6850" name="Picture 17" descr="A map of a cit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3849" cy="2362712"/>
                    </a:xfrm>
                    <a:prstGeom prst="rect">
                      <a:avLst/>
                    </a:prstGeom>
                  </pic:spPr>
                </pic:pic>
              </a:graphicData>
            </a:graphic>
          </wp:inline>
        </w:drawing>
      </w:r>
      <w:r w:rsidR="00AC2C7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p>
    <w:p w14:paraId="52A7F75F" w14:textId="50D29AF9" w:rsidR="003567E3" w:rsidRDefault="003567E3" w:rsidP="003503B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(a)</w:t>
      </w:r>
    </w:p>
    <w:p w14:paraId="74ED20AD" w14:textId="6CE5B7C9" w:rsidR="00AC2C7F" w:rsidRDefault="00AC2C7F" w:rsidP="003503B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567E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drawing>
          <wp:inline distT="0" distB="0" distL="0" distR="0" wp14:anchorId="1F2509C2" wp14:editId="66A32A92">
            <wp:extent cx="3504375" cy="2609215"/>
            <wp:effectExtent l="0" t="0" r="1270" b="635"/>
            <wp:docPr id="750839849" name="Picture 1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9849" name="Picture 18" descr="A map of a cit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6994" cy="2633502"/>
                    </a:xfrm>
                    <a:prstGeom prst="rect">
                      <a:avLst/>
                    </a:prstGeom>
                  </pic:spPr>
                </pic:pic>
              </a:graphicData>
            </a:graphic>
          </wp:inline>
        </w:drawing>
      </w:r>
      <w:r w:rsidR="002249E8">
        <w:rPr>
          <w:rFonts w:ascii="Times New Roman" w:hAnsi="Times New Roman" w:cs="Times New Roman"/>
          <w:color w:val="222222"/>
          <w:sz w:val="24"/>
          <w:szCs w:val="24"/>
          <w:shd w:val="clear" w:color="auto" w:fill="FFFFFF"/>
        </w:rPr>
        <w:tab/>
        <w:t xml:space="preserve">              </w:t>
      </w:r>
      <w:r>
        <w:rPr>
          <w:rFonts w:ascii="Times New Roman" w:hAnsi="Times New Roman" w:cs="Times New Roman"/>
          <w:color w:val="222222"/>
          <w:sz w:val="24"/>
          <w:szCs w:val="24"/>
          <w:shd w:val="clear" w:color="auto" w:fill="FFFFFF"/>
        </w:rPr>
        <w:t xml:space="preserve">     </w:t>
      </w:r>
    </w:p>
    <w:p w14:paraId="73C44D01" w14:textId="66E413BF" w:rsidR="00AC2C7F" w:rsidRPr="002249E8" w:rsidRDefault="00AC2C7F" w:rsidP="00AC2C7F">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567E3">
        <w:rPr>
          <w:rFonts w:ascii="Times New Roman" w:hAnsi="Times New Roman" w:cs="Times New Roman"/>
          <w:color w:val="222222"/>
          <w:sz w:val="24"/>
          <w:szCs w:val="24"/>
          <w:shd w:val="clear" w:color="auto" w:fill="FFFFFF"/>
        </w:rPr>
        <w:t xml:space="preserve">    </w:t>
      </w:r>
      <w:r w:rsidR="002249E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b</w:t>
      </w:r>
      <w:r w:rsidR="002249E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p>
    <w:p w14:paraId="0632A87C" w14:textId="79974D26" w:rsidR="00684723" w:rsidRDefault="00684723" w:rsidP="00684723">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5. Angelina National Forest Damage Images. (a) shows the damage several months after Hurricane Rita</w:t>
      </w:r>
      <w:r w:rsidR="003061C4">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(b) shows the damage one year after Hurricane Rita.</w:t>
      </w:r>
    </w:p>
    <w:p w14:paraId="17B2EE3B" w14:textId="77777777" w:rsidR="00AC2C7F" w:rsidRDefault="00D97412" w:rsidP="00AC2C7F">
      <w:pPr>
        <w:spacing w:line="480" w:lineRule="auto"/>
        <w:ind w:firstLine="720"/>
        <w:rPr>
          <w:rFonts w:ascii="Times New Roman" w:hAnsi="Times New Roman" w:cs="Times New Roman"/>
          <w:color w:val="222222"/>
          <w:sz w:val="24"/>
          <w:szCs w:val="24"/>
          <w:shd w:val="clear" w:color="auto" w:fill="FFFFFF"/>
        </w:rPr>
      </w:pPr>
      <w:r w:rsidRPr="00DB5956">
        <w:rPr>
          <w:rFonts w:ascii="Times New Roman" w:hAnsi="Times New Roman" w:cs="Times New Roman"/>
          <w:color w:val="222222"/>
          <w:sz w:val="24"/>
          <w:szCs w:val="24"/>
          <w:shd w:val="clear" w:color="auto" w:fill="FFFFFF"/>
        </w:rPr>
        <w:lastRenderedPageBreak/>
        <w:t>In 2020, the NDVI calculations show that Kisatchie National Forest received</w:t>
      </w:r>
      <w:r>
        <w:rPr>
          <w:rFonts w:ascii="Times New Roman" w:hAnsi="Times New Roman" w:cs="Times New Roman"/>
          <w:color w:val="222222"/>
          <w:sz w:val="24"/>
          <w:szCs w:val="24"/>
          <w:shd w:val="clear" w:color="auto" w:fill="FFFFFF"/>
        </w:rPr>
        <w:t xml:space="preserve"> no damage on 35.64%,</w:t>
      </w:r>
      <w:r w:rsidRPr="00DB5956">
        <w:rPr>
          <w:rFonts w:ascii="Times New Roman" w:hAnsi="Times New Roman" w:cs="Times New Roman"/>
          <w:color w:val="222222"/>
          <w:sz w:val="24"/>
          <w:szCs w:val="24"/>
          <w:shd w:val="clear" w:color="auto" w:fill="FFFFFF"/>
        </w:rPr>
        <w:t xml:space="preserve"> 63.10% light damage, 0.67% moderate damage, and 0.68% heavy damage after the first 3 months. One year later, the calculations show that the forest </w:t>
      </w:r>
      <w:r>
        <w:rPr>
          <w:rFonts w:ascii="Times New Roman" w:hAnsi="Times New Roman" w:cs="Times New Roman"/>
          <w:color w:val="222222"/>
          <w:sz w:val="24"/>
          <w:szCs w:val="24"/>
          <w:shd w:val="clear" w:color="auto" w:fill="FFFFFF"/>
        </w:rPr>
        <w:t>sustained</w:t>
      </w:r>
      <w:r w:rsidRPr="00DB5956">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no damage on 9.65%, </w:t>
      </w:r>
      <w:r w:rsidRPr="00DB5956">
        <w:rPr>
          <w:rFonts w:ascii="Times New Roman" w:hAnsi="Times New Roman" w:cs="Times New Roman"/>
          <w:color w:val="222222"/>
          <w:sz w:val="24"/>
          <w:szCs w:val="24"/>
          <w:shd w:val="clear" w:color="auto" w:fill="FFFFFF"/>
        </w:rPr>
        <w:t>89.26% light damage, 0.60% moderate damage, and 0.49% heavy damage</w:t>
      </w:r>
      <w:r>
        <w:rPr>
          <w:rFonts w:ascii="Times New Roman" w:hAnsi="Times New Roman" w:cs="Times New Roman"/>
          <w:color w:val="222222"/>
          <w:sz w:val="24"/>
          <w:szCs w:val="24"/>
          <w:shd w:val="clear" w:color="auto" w:fill="FFFFFF"/>
        </w:rPr>
        <w:t xml:space="preserve"> (Figure 6)(Table 3</w:t>
      </w:r>
      <w:r w:rsidR="00AC2C7F">
        <w:rPr>
          <w:rFonts w:ascii="Times New Roman" w:hAnsi="Times New Roman" w:cs="Times New Roman"/>
          <w:color w:val="222222"/>
          <w:sz w:val="24"/>
          <w:szCs w:val="24"/>
          <w:shd w:val="clear" w:color="auto" w:fill="FFFFFF"/>
        </w:rPr>
        <w:t>).</w:t>
      </w:r>
    </w:p>
    <w:p w14:paraId="140C5AB0" w14:textId="5D5C8350" w:rsidR="00AC2C7F" w:rsidRDefault="00AC2C7F" w:rsidP="00AC2C7F">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21E20131" wp14:editId="4A01CC11">
            <wp:extent cx="2961357" cy="3848100"/>
            <wp:effectExtent l="0" t="0" r="0" b="0"/>
            <wp:docPr id="407500389" name="Picture 19" descr="A map of different areas of light and dark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0389" name="Picture 19" descr="A map of different areas of light and dark area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8458" cy="3857327"/>
                    </a:xfrm>
                    <a:prstGeom prst="rect">
                      <a:avLst/>
                    </a:prstGeom>
                  </pic:spPr>
                </pic:pic>
              </a:graphicData>
            </a:graphic>
          </wp:inline>
        </w:drawing>
      </w:r>
      <w:r>
        <w:rPr>
          <w:rFonts w:ascii="Times New Roman" w:hAnsi="Times New Roman" w:cs="Times New Roman"/>
          <w:noProof/>
          <w:color w:val="222222"/>
          <w:sz w:val="24"/>
          <w:szCs w:val="24"/>
          <w:shd w:val="clear" w:color="auto" w:fill="FFFFFF"/>
        </w:rPr>
        <w:drawing>
          <wp:inline distT="0" distB="0" distL="0" distR="0" wp14:anchorId="41268368" wp14:editId="4F0A988F">
            <wp:extent cx="2957095" cy="3771900"/>
            <wp:effectExtent l="0" t="0" r="0" b="0"/>
            <wp:docPr id="1867448234" name="Picture 20"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8234" name="Picture 20" descr="A map of a cit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7317" cy="3810450"/>
                    </a:xfrm>
                    <a:prstGeom prst="rect">
                      <a:avLst/>
                    </a:prstGeom>
                  </pic:spPr>
                </pic:pic>
              </a:graphicData>
            </a:graphic>
          </wp:inline>
        </w:drawing>
      </w:r>
    </w:p>
    <w:p w14:paraId="424A5489" w14:textId="587FACC4" w:rsidR="00684723" w:rsidRDefault="00684723" w:rsidP="00AC2C7F">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AC2C7F">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w:t>
      </w:r>
      <w:r w:rsidR="00AC2C7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9D0029">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(b)</w:t>
      </w:r>
    </w:p>
    <w:p w14:paraId="4D113B78" w14:textId="77777777" w:rsidR="00E935CE" w:rsidRPr="00684723" w:rsidRDefault="00E935CE" w:rsidP="00AC2C7F">
      <w:pPr>
        <w:spacing w:line="480" w:lineRule="auto"/>
        <w:ind w:firstLine="720"/>
        <w:rPr>
          <w:rFonts w:ascii="Times New Roman" w:hAnsi="Times New Roman" w:cs="Times New Roman"/>
          <w:color w:val="222222"/>
          <w:sz w:val="24"/>
          <w:szCs w:val="24"/>
          <w:shd w:val="clear" w:color="auto" w:fill="FFFFFF"/>
        </w:rPr>
      </w:pPr>
    </w:p>
    <w:p w14:paraId="6D4C315A" w14:textId="0FA8F569" w:rsidR="002249E8" w:rsidRDefault="004E630E" w:rsidP="00BC7E7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Figure </w:t>
      </w:r>
      <w:r w:rsidR="00A4245F">
        <w:rPr>
          <w:rFonts w:ascii="Times New Roman" w:hAnsi="Times New Roman" w:cs="Times New Roman"/>
          <w:color w:val="222222"/>
          <w:sz w:val="24"/>
          <w:szCs w:val="24"/>
          <w:shd w:val="clear" w:color="auto" w:fill="FFFFFF"/>
        </w:rPr>
        <w:t>6. Kisatchie National Forest Damage Images. (a) shows the damage several months after Hurricane Laura</w:t>
      </w:r>
      <w:r w:rsidR="003061C4">
        <w:rPr>
          <w:rFonts w:ascii="Times New Roman" w:hAnsi="Times New Roman" w:cs="Times New Roman"/>
          <w:color w:val="222222"/>
          <w:sz w:val="24"/>
          <w:szCs w:val="24"/>
          <w:shd w:val="clear" w:color="auto" w:fill="FFFFFF"/>
        </w:rPr>
        <w:t>.</w:t>
      </w:r>
      <w:r w:rsidR="00A4245F">
        <w:rPr>
          <w:rFonts w:ascii="Times New Roman" w:hAnsi="Times New Roman" w:cs="Times New Roman"/>
          <w:color w:val="222222"/>
          <w:sz w:val="24"/>
          <w:szCs w:val="24"/>
          <w:shd w:val="clear" w:color="auto" w:fill="FFFFFF"/>
        </w:rPr>
        <w:t xml:space="preserve"> (b) shows the damage one year after Hurricane Laura.</w:t>
      </w:r>
    </w:p>
    <w:p w14:paraId="71A653B2" w14:textId="77777777" w:rsidR="009D0029" w:rsidRDefault="009D0029" w:rsidP="00BC7E7D">
      <w:pPr>
        <w:spacing w:line="480" w:lineRule="auto"/>
        <w:rPr>
          <w:rFonts w:ascii="Times New Roman" w:hAnsi="Times New Roman" w:cs="Times New Roman"/>
          <w:color w:val="222222"/>
          <w:sz w:val="24"/>
          <w:szCs w:val="24"/>
          <w:shd w:val="clear" w:color="auto" w:fill="FFFFFF"/>
        </w:rPr>
      </w:pPr>
    </w:p>
    <w:p w14:paraId="45EC4834" w14:textId="78323FAE" w:rsidR="00CC4535" w:rsidRPr="00CF6748" w:rsidRDefault="00CC4535" w:rsidP="00CC4535">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Table 3. Damage Calculations. This table shows the percentages of the forest that was damaged according to severity. </w:t>
      </w:r>
    </w:p>
    <w:tbl>
      <w:tblPr>
        <w:tblStyle w:val="TableGrid"/>
        <w:tblW w:w="8460" w:type="dxa"/>
        <w:tblInd w:w="445" w:type="dxa"/>
        <w:tblLook w:val="04A0" w:firstRow="1" w:lastRow="0" w:firstColumn="1" w:lastColumn="0" w:noHBand="0" w:noVBand="1"/>
      </w:tblPr>
      <w:tblGrid>
        <w:gridCol w:w="1562"/>
        <w:gridCol w:w="1839"/>
        <w:gridCol w:w="1936"/>
        <w:gridCol w:w="1503"/>
        <w:gridCol w:w="1620"/>
      </w:tblGrid>
      <w:tr w:rsidR="002933A3" w14:paraId="3573E0FA" w14:textId="77777777" w:rsidTr="000D7DA8">
        <w:trPr>
          <w:trHeight w:val="1494"/>
        </w:trPr>
        <w:tc>
          <w:tcPr>
            <w:tcW w:w="1562" w:type="dxa"/>
          </w:tcPr>
          <w:p w14:paraId="5BFE92D3" w14:textId="3712F0D6" w:rsidR="002933A3" w:rsidRPr="000D7DA8" w:rsidRDefault="002933A3" w:rsidP="00271C6A">
            <w:pPr>
              <w:spacing w:line="480" w:lineRule="auto"/>
              <w:jc w:val="center"/>
              <w:rPr>
                <w:rFonts w:ascii="Times New Roman" w:hAnsi="Times New Roman" w:cs="Times New Roman"/>
                <w:color w:val="222222"/>
                <w:sz w:val="24"/>
                <w:szCs w:val="24"/>
                <w:shd w:val="clear" w:color="auto" w:fill="FFFFFF"/>
              </w:rPr>
            </w:pPr>
          </w:p>
        </w:tc>
        <w:tc>
          <w:tcPr>
            <w:tcW w:w="1839" w:type="dxa"/>
          </w:tcPr>
          <w:p w14:paraId="149AC9CF" w14:textId="6CAE18E2" w:rsidR="002933A3" w:rsidRPr="000D7DA8" w:rsidRDefault="002933A3" w:rsidP="00271C6A">
            <w:pPr>
              <w:spacing w:line="480" w:lineRule="auto"/>
              <w:jc w:val="center"/>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Angelina Damage (~ three months)</w:t>
            </w:r>
          </w:p>
        </w:tc>
        <w:tc>
          <w:tcPr>
            <w:tcW w:w="1936" w:type="dxa"/>
          </w:tcPr>
          <w:p w14:paraId="113CD8A7" w14:textId="77777777" w:rsidR="002933A3" w:rsidRPr="000D7DA8" w:rsidRDefault="002933A3" w:rsidP="00271C6A">
            <w:pPr>
              <w:spacing w:line="480" w:lineRule="auto"/>
              <w:jc w:val="center"/>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Angelina Damage (one year)</w:t>
            </w:r>
          </w:p>
        </w:tc>
        <w:tc>
          <w:tcPr>
            <w:tcW w:w="1503" w:type="dxa"/>
          </w:tcPr>
          <w:p w14:paraId="665038F6" w14:textId="77777777"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Kisatchie Damage (~ three months)</w:t>
            </w:r>
          </w:p>
        </w:tc>
        <w:tc>
          <w:tcPr>
            <w:tcW w:w="1620" w:type="dxa"/>
          </w:tcPr>
          <w:p w14:paraId="2EA61B59" w14:textId="77777777"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Kisatchie Damage (one year)</w:t>
            </w:r>
          </w:p>
        </w:tc>
      </w:tr>
      <w:tr w:rsidR="000D7DA8" w14:paraId="58252992" w14:textId="77777777" w:rsidTr="000D7DA8">
        <w:trPr>
          <w:trHeight w:val="426"/>
        </w:trPr>
        <w:tc>
          <w:tcPr>
            <w:tcW w:w="1562" w:type="dxa"/>
          </w:tcPr>
          <w:p w14:paraId="398AA0C6" w14:textId="4F11A856"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No Damage</w:t>
            </w:r>
          </w:p>
        </w:tc>
        <w:tc>
          <w:tcPr>
            <w:tcW w:w="1839" w:type="dxa"/>
            <w:vAlign w:val="bottom"/>
          </w:tcPr>
          <w:p w14:paraId="1646B07C"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13.93%</w:t>
            </w:r>
          </w:p>
        </w:tc>
        <w:tc>
          <w:tcPr>
            <w:tcW w:w="1936" w:type="dxa"/>
            <w:vAlign w:val="bottom"/>
          </w:tcPr>
          <w:p w14:paraId="1BFF4BEB"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89.50%</w:t>
            </w:r>
          </w:p>
        </w:tc>
        <w:tc>
          <w:tcPr>
            <w:tcW w:w="1503" w:type="dxa"/>
            <w:vAlign w:val="bottom"/>
          </w:tcPr>
          <w:p w14:paraId="03AC354D"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35.64%</w:t>
            </w:r>
          </w:p>
        </w:tc>
        <w:tc>
          <w:tcPr>
            <w:tcW w:w="1620" w:type="dxa"/>
            <w:vAlign w:val="bottom"/>
          </w:tcPr>
          <w:p w14:paraId="1B599E93"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9.65%</w:t>
            </w:r>
          </w:p>
        </w:tc>
      </w:tr>
      <w:tr w:rsidR="000D7DA8" w14:paraId="64F77510" w14:textId="77777777" w:rsidTr="000D7DA8">
        <w:trPr>
          <w:trHeight w:val="1021"/>
        </w:trPr>
        <w:tc>
          <w:tcPr>
            <w:tcW w:w="1562" w:type="dxa"/>
          </w:tcPr>
          <w:p w14:paraId="1AED6F7D" w14:textId="77777777"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p>
          <w:p w14:paraId="24B8A5E9" w14:textId="3C621C88"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Light</w:t>
            </w:r>
          </w:p>
        </w:tc>
        <w:tc>
          <w:tcPr>
            <w:tcW w:w="1839" w:type="dxa"/>
            <w:vAlign w:val="bottom"/>
          </w:tcPr>
          <w:p w14:paraId="5AC1B1F6"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69.44%</w:t>
            </w:r>
          </w:p>
        </w:tc>
        <w:tc>
          <w:tcPr>
            <w:tcW w:w="1936" w:type="dxa"/>
            <w:vAlign w:val="bottom"/>
          </w:tcPr>
          <w:p w14:paraId="2F7F2660"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9.67%</w:t>
            </w:r>
          </w:p>
        </w:tc>
        <w:tc>
          <w:tcPr>
            <w:tcW w:w="1503" w:type="dxa"/>
            <w:vAlign w:val="bottom"/>
          </w:tcPr>
          <w:p w14:paraId="7E76D296"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63.10%</w:t>
            </w:r>
          </w:p>
        </w:tc>
        <w:tc>
          <w:tcPr>
            <w:tcW w:w="1620" w:type="dxa"/>
            <w:vAlign w:val="bottom"/>
          </w:tcPr>
          <w:p w14:paraId="6CCF3A2B"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89.26%</w:t>
            </w:r>
          </w:p>
        </w:tc>
      </w:tr>
      <w:tr w:rsidR="000D7DA8" w14:paraId="558BAFA0" w14:textId="77777777" w:rsidTr="000D7DA8">
        <w:trPr>
          <w:trHeight w:val="1346"/>
        </w:trPr>
        <w:tc>
          <w:tcPr>
            <w:tcW w:w="1562" w:type="dxa"/>
          </w:tcPr>
          <w:p w14:paraId="64B6A04F" w14:textId="77777777"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p>
          <w:p w14:paraId="0452C0F5" w14:textId="21DADF56" w:rsidR="002933A3" w:rsidRPr="000D7DA8" w:rsidRDefault="002933A3" w:rsidP="00271C6A">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Moderate</w:t>
            </w:r>
          </w:p>
        </w:tc>
        <w:tc>
          <w:tcPr>
            <w:tcW w:w="1839" w:type="dxa"/>
            <w:vAlign w:val="bottom"/>
          </w:tcPr>
          <w:p w14:paraId="75C117D2"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2.67%</w:t>
            </w:r>
          </w:p>
        </w:tc>
        <w:tc>
          <w:tcPr>
            <w:tcW w:w="1936" w:type="dxa"/>
            <w:vAlign w:val="bottom"/>
          </w:tcPr>
          <w:p w14:paraId="3D23B7C0"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0.15%</w:t>
            </w:r>
          </w:p>
        </w:tc>
        <w:tc>
          <w:tcPr>
            <w:tcW w:w="1503" w:type="dxa"/>
            <w:vAlign w:val="bottom"/>
          </w:tcPr>
          <w:p w14:paraId="0BD46921"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0.67%</w:t>
            </w:r>
          </w:p>
        </w:tc>
        <w:tc>
          <w:tcPr>
            <w:tcW w:w="1620" w:type="dxa"/>
            <w:vAlign w:val="bottom"/>
          </w:tcPr>
          <w:p w14:paraId="038D0F2C" w14:textId="77777777" w:rsidR="002933A3" w:rsidRPr="000D7DA8" w:rsidRDefault="002933A3" w:rsidP="00271C6A">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0.60%</w:t>
            </w:r>
          </w:p>
        </w:tc>
      </w:tr>
      <w:tr w:rsidR="000D7DA8" w14:paraId="7916FE50" w14:textId="77777777" w:rsidTr="000D7DA8">
        <w:trPr>
          <w:trHeight w:val="1385"/>
        </w:trPr>
        <w:tc>
          <w:tcPr>
            <w:tcW w:w="1562" w:type="dxa"/>
          </w:tcPr>
          <w:p w14:paraId="692C7CB8" w14:textId="77777777" w:rsidR="002933A3" w:rsidRPr="000D7DA8" w:rsidRDefault="002933A3" w:rsidP="002933A3">
            <w:pPr>
              <w:spacing w:line="480" w:lineRule="auto"/>
              <w:rPr>
                <w:rFonts w:ascii="Times New Roman" w:hAnsi="Times New Roman" w:cs="Times New Roman"/>
                <w:b/>
                <w:bCs/>
                <w:color w:val="222222"/>
                <w:sz w:val="24"/>
                <w:szCs w:val="24"/>
                <w:shd w:val="clear" w:color="auto" w:fill="FFFFFF"/>
              </w:rPr>
            </w:pPr>
          </w:p>
          <w:p w14:paraId="6ADD6025" w14:textId="4D30EE22" w:rsidR="002933A3" w:rsidRPr="000D7DA8" w:rsidRDefault="002933A3" w:rsidP="002933A3">
            <w:pPr>
              <w:spacing w:line="480" w:lineRule="auto"/>
              <w:rPr>
                <w:rFonts w:ascii="Times New Roman" w:hAnsi="Times New Roman" w:cs="Times New Roman"/>
                <w:b/>
                <w:bCs/>
                <w:color w:val="222222"/>
                <w:sz w:val="24"/>
                <w:szCs w:val="24"/>
                <w:shd w:val="clear" w:color="auto" w:fill="FFFFFF"/>
              </w:rPr>
            </w:pPr>
            <w:r w:rsidRPr="000D7DA8">
              <w:rPr>
                <w:rFonts w:ascii="Times New Roman" w:hAnsi="Times New Roman" w:cs="Times New Roman"/>
                <w:b/>
                <w:bCs/>
                <w:color w:val="222222"/>
                <w:sz w:val="24"/>
                <w:szCs w:val="24"/>
                <w:shd w:val="clear" w:color="auto" w:fill="FFFFFF"/>
              </w:rPr>
              <w:t>Heavy</w:t>
            </w:r>
          </w:p>
        </w:tc>
        <w:tc>
          <w:tcPr>
            <w:tcW w:w="1839" w:type="dxa"/>
            <w:vAlign w:val="bottom"/>
          </w:tcPr>
          <w:p w14:paraId="49BE4F2C" w14:textId="77777777" w:rsidR="002933A3" w:rsidRPr="000D7DA8" w:rsidRDefault="002933A3" w:rsidP="002933A3">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13.96%</w:t>
            </w:r>
          </w:p>
        </w:tc>
        <w:tc>
          <w:tcPr>
            <w:tcW w:w="1936" w:type="dxa"/>
            <w:vAlign w:val="bottom"/>
          </w:tcPr>
          <w:p w14:paraId="2A6893D8" w14:textId="77777777" w:rsidR="002933A3" w:rsidRPr="000D7DA8" w:rsidRDefault="002933A3" w:rsidP="002933A3">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0.68%</w:t>
            </w:r>
          </w:p>
        </w:tc>
        <w:tc>
          <w:tcPr>
            <w:tcW w:w="1503" w:type="dxa"/>
            <w:vAlign w:val="bottom"/>
          </w:tcPr>
          <w:p w14:paraId="5DC63363" w14:textId="77777777" w:rsidR="002933A3" w:rsidRPr="000D7DA8" w:rsidRDefault="002933A3" w:rsidP="002933A3">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0.59%</w:t>
            </w:r>
          </w:p>
        </w:tc>
        <w:tc>
          <w:tcPr>
            <w:tcW w:w="1620" w:type="dxa"/>
            <w:vAlign w:val="bottom"/>
          </w:tcPr>
          <w:p w14:paraId="1533A393" w14:textId="77777777" w:rsidR="002933A3" w:rsidRPr="000D7DA8" w:rsidRDefault="002933A3" w:rsidP="002933A3">
            <w:pPr>
              <w:spacing w:line="480" w:lineRule="auto"/>
              <w:rPr>
                <w:rFonts w:ascii="Times New Roman" w:hAnsi="Times New Roman" w:cs="Times New Roman"/>
                <w:color w:val="222222"/>
                <w:sz w:val="24"/>
                <w:szCs w:val="24"/>
                <w:shd w:val="clear" w:color="auto" w:fill="FFFFFF"/>
              </w:rPr>
            </w:pPr>
            <w:r w:rsidRPr="000D7DA8">
              <w:rPr>
                <w:rFonts w:ascii="Times New Roman" w:hAnsi="Times New Roman" w:cs="Times New Roman"/>
                <w:sz w:val="24"/>
                <w:szCs w:val="24"/>
              </w:rPr>
              <w:t>0.49%</w:t>
            </w:r>
          </w:p>
        </w:tc>
      </w:tr>
    </w:tbl>
    <w:p w14:paraId="5C03FAA2" w14:textId="77777777" w:rsidR="00AC2C7F" w:rsidRDefault="00AC2C7F" w:rsidP="00BC7E7D">
      <w:pPr>
        <w:spacing w:line="480" w:lineRule="auto"/>
        <w:rPr>
          <w:rFonts w:ascii="Times New Roman" w:hAnsi="Times New Roman" w:cs="Times New Roman"/>
          <w:color w:val="222222"/>
          <w:sz w:val="28"/>
          <w:szCs w:val="28"/>
          <w:shd w:val="clear" w:color="auto" w:fill="FFFFFF"/>
        </w:rPr>
      </w:pPr>
    </w:p>
    <w:p w14:paraId="4412A226" w14:textId="22882519" w:rsidR="00CC4535" w:rsidRDefault="00CC4535" w:rsidP="00BC7E7D">
      <w:pPr>
        <w:spacing w:line="480" w:lineRule="auto"/>
        <w:rPr>
          <w:rFonts w:ascii="Times New Roman" w:hAnsi="Times New Roman" w:cs="Times New Roman"/>
          <w:color w:val="222222"/>
          <w:sz w:val="24"/>
          <w:szCs w:val="24"/>
          <w:shd w:val="clear" w:color="auto" w:fill="FFFFFF"/>
        </w:rPr>
      </w:pPr>
      <w:r w:rsidRPr="00CC4535">
        <w:rPr>
          <w:rFonts w:ascii="Times New Roman" w:hAnsi="Times New Roman" w:cs="Times New Roman"/>
          <w:color w:val="222222"/>
          <w:sz w:val="28"/>
          <w:szCs w:val="28"/>
          <w:shd w:val="clear" w:color="auto" w:fill="FFFFFF"/>
        </w:rPr>
        <w:t>Accuracy</w:t>
      </w:r>
      <w:r>
        <w:rPr>
          <w:rFonts w:ascii="Times New Roman" w:hAnsi="Times New Roman" w:cs="Times New Roman"/>
          <w:color w:val="222222"/>
          <w:sz w:val="24"/>
          <w:szCs w:val="24"/>
          <w:shd w:val="clear" w:color="auto" w:fill="FFFFFF"/>
        </w:rPr>
        <w:t xml:space="preserve"> </w:t>
      </w:r>
      <w:r w:rsidRPr="00CC4535">
        <w:rPr>
          <w:rFonts w:ascii="Times New Roman" w:hAnsi="Times New Roman" w:cs="Times New Roman"/>
          <w:color w:val="222222"/>
          <w:sz w:val="28"/>
          <w:szCs w:val="28"/>
          <w:shd w:val="clear" w:color="auto" w:fill="FFFFFF"/>
        </w:rPr>
        <w:t>Assessment</w:t>
      </w:r>
      <w:r w:rsidR="00727969">
        <w:rPr>
          <w:rFonts w:ascii="Times New Roman" w:hAnsi="Times New Roman" w:cs="Times New Roman"/>
          <w:color w:val="222222"/>
          <w:sz w:val="24"/>
          <w:szCs w:val="24"/>
          <w:shd w:val="clear" w:color="auto" w:fill="FFFFFF"/>
        </w:rPr>
        <w:tab/>
      </w:r>
    </w:p>
    <w:p w14:paraId="3936DA4F" w14:textId="2EDA8314" w:rsidR="007A112F" w:rsidRDefault="00222378" w:rsidP="002249E8">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Confusion matrix results are shown in table 4</w:t>
      </w:r>
      <w:r w:rsidR="00727969">
        <w:rPr>
          <w:rFonts w:ascii="Times New Roman" w:hAnsi="Times New Roman" w:cs="Times New Roman"/>
          <w:color w:val="222222"/>
          <w:sz w:val="24"/>
          <w:szCs w:val="24"/>
          <w:shd w:val="clear" w:color="auto" w:fill="FFFFFF"/>
        </w:rPr>
        <w:t xml:space="preserve">, which was assessed to be 92% for </w:t>
      </w:r>
      <w:r w:rsidR="00BE5D93">
        <w:rPr>
          <w:rFonts w:ascii="Times New Roman" w:hAnsi="Times New Roman" w:cs="Times New Roman"/>
          <w:color w:val="222222"/>
          <w:sz w:val="24"/>
          <w:szCs w:val="24"/>
          <w:shd w:val="clear" w:color="auto" w:fill="FFFFFF"/>
        </w:rPr>
        <w:t>overall</w:t>
      </w:r>
      <w:r w:rsidR="00727969">
        <w:rPr>
          <w:rFonts w:ascii="Times New Roman" w:hAnsi="Times New Roman" w:cs="Times New Roman"/>
          <w:color w:val="222222"/>
          <w:sz w:val="24"/>
          <w:szCs w:val="24"/>
          <w:shd w:val="clear" w:color="auto" w:fill="FFFFFF"/>
        </w:rPr>
        <w:t xml:space="preserve"> accuracy and 83% for an overall Kappa. In addition, the Producer</w:t>
      </w:r>
      <w:r w:rsidR="00296469">
        <w:rPr>
          <w:rFonts w:ascii="Times New Roman" w:hAnsi="Times New Roman" w:cs="Times New Roman"/>
          <w:color w:val="222222"/>
          <w:sz w:val="24"/>
          <w:szCs w:val="24"/>
          <w:shd w:val="clear" w:color="auto" w:fill="FFFFFF"/>
        </w:rPr>
        <w:t>’</w:t>
      </w:r>
      <w:r w:rsidR="00727969">
        <w:rPr>
          <w:rFonts w:ascii="Times New Roman" w:hAnsi="Times New Roman" w:cs="Times New Roman"/>
          <w:color w:val="222222"/>
          <w:sz w:val="24"/>
          <w:szCs w:val="24"/>
          <w:shd w:val="clear" w:color="auto" w:fill="FFFFFF"/>
        </w:rPr>
        <w:t>s Accuracy</w:t>
      </w:r>
      <w:r w:rsidR="00296469">
        <w:rPr>
          <w:rFonts w:ascii="Times New Roman" w:hAnsi="Times New Roman" w:cs="Times New Roman"/>
          <w:color w:val="222222"/>
          <w:sz w:val="24"/>
          <w:szCs w:val="24"/>
          <w:shd w:val="clear" w:color="auto" w:fill="FFFFFF"/>
        </w:rPr>
        <w:t xml:space="preserve"> (PA) and User’s Accuracy (UA) were also calculated for each </w:t>
      </w:r>
      <w:r w:rsidR="00DA5D92">
        <w:rPr>
          <w:rFonts w:ascii="Times New Roman" w:hAnsi="Times New Roman" w:cs="Times New Roman"/>
          <w:color w:val="222222"/>
          <w:sz w:val="24"/>
          <w:szCs w:val="24"/>
          <w:shd w:val="clear" w:color="auto" w:fill="FFFFFF"/>
        </w:rPr>
        <w:t>land class.</w:t>
      </w:r>
      <w:r w:rsidR="007A112F">
        <w:rPr>
          <w:rFonts w:ascii="Times New Roman" w:hAnsi="Times New Roman" w:cs="Times New Roman"/>
          <w:color w:val="222222"/>
          <w:sz w:val="24"/>
          <w:szCs w:val="24"/>
          <w:shd w:val="clear" w:color="auto" w:fill="FFFFFF"/>
        </w:rPr>
        <w:t xml:space="preserve"> The expected accuracy was 85%, with a 5% margin for error. All land classes exceeded this expected accuracy with water having the lowest accuracy at 86% UA and 90% PA, and clouds having the highest at 98% UA </w:t>
      </w:r>
      <w:r w:rsidR="00BE5D93">
        <w:rPr>
          <w:rFonts w:ascii="Times New Roman" w:hAnsi="Times New Roman" w:cs="Times New Roman"/>
          <w:color w:val="222222"/>
          <w:sz w:val="24"/>
          <w:szCs w:val="24"/>
          <w:shd w:val="clear" w:color="auto" w:fill="FFFFFF"/>
        </w:rPr>
        <w:t>and</w:t>
      </w:r>
      <w:r w:rsidR="007A112F">
        <w:rPr>
          <w:rFonts w:ascii="Times New Roman" w:hAnsi="Times New Roman" w:cs="Times New Roman"/>
          <w:color w:val="222222"/>
          <w:sz w:val="24"/>
          <w:szCs w:val="24"/>
          <w:shd w:val="clear" w:color="auto" w:fill="FFFFFF"/>
        </w:rPr>
        <w:t xml:space="preserve"> 92 PA. </w:t>
      </w:r>
      <w:r w:rsidR="007A112F">
        <w:rPr>
          <w:rFonts w:ascii="Times New Roman" w:hAnsi="Times New Roman" w:cs="Times New Roman"/>
          <w:color w:val="222222"/>
          <w:sz w:val="24"/>
          <w:szCs w:val="24"/>
          <w:shd w:val="clear" w:color="auto" w:fill="FFFFFF"/>
        </w:rPr>
        <w:lastRenderedPageBreak/>
        <w:t xml:space="preserve">The accuracy assessment was only performed on the 2020 NDVI classification over Kisatchie National Forest and the same accuracy is expected for all other images. </w:t>
      </w:r>
    </w:p>
    <w:p w14:paraId="3FC96250" w14:textId="511DD995" w:rsidR="00656CB6" w:rsidRDefault="00E02235" w:rsidP="00BC7E7D">
      <w:pPr>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Table </w:t>
      </w:r>
      <w:r w:rsidR="00CC4535">
        <w:rPr>
          <w:rFonts w:ascii="Times New Roman" w:hAnsi="Times New Roman" w:cs="Times New Roman"/>
          <w:color w:val="222222"/>
          <w:sz w:val="24"/>
          <w:szCs w:val="24"/>
          <w:shd w:val="clear" w:color="auto" w:fill="FFFFFF"/>
        </w:rPr>
        <w:t>4</w:t>
      </w:r>
      <w:r>
        <w:rPr>
          <w:rFonts w:ascii="Times New Roman" w:hAnsi="Times New Roman" w:cs="Times New Roman"/>
          <w:color w:val="222222"/>
          <w:sz w:val="24"/>
          <w:szCs w:val="24"/>
          <w:shd w:val="clear" w:color="auto" w:fill="FFFFFF"/>
        </w:rPr>
        <w:t>.</w:t>
      </w:r>
      <w:r w:rsidR="00043786">
        <w:rPr>
          <w:rFonts w:ascii="Times New Roman" w:hAnsi="Times New Roman" w:cs="Times New Roman"/>
          <w:color w:val="222222"/>
          <w:sz w:val="24"/>
          <w:szCs w:val="24"/>
          <w:shd w:val="clear" w:color="auto" w:fill="FFFFFF"/>
        </w:rPr>
        <w:t xml:space="preserve"> Confusion Matrix for the accuracy assessment on the NDVI values.</w:t>
      </w:r>
    </w:p>
    <w:tbl>
      <w:tblPr>
        <w:tblStyle w:val="TableGrid"/>
        <w:tblW w:w="9450" w:type="dxa"/>
        <w:tblInd w:w="-95" w:type="dxa"/>
        <w:tblLayout w:type="fixed"/>
        <w:tblLook w:val="04A0" w:firstRow="1" w:lastRow="0" w:firstColumn="1" w:lastColumn="0" w:noHBand="0" w:noVBand="1"/>
      </w:tblPr>
      <w:tblGrid>
        <w:gridCol w:w="990"/>
        <w:gridCol w:w="1260"/>
        <w:gridCol w:w="1080"/>
        <w:gridCol w:w="1260"/>
        <w:gridCol w:w="1080"/>
        <w:gridCol w:w="630"/>
        <w:gridCol w:w="810"/>
        <w:gridCol w:w="720"/>
        <w:gridCol w:w="630"/>
        <w:gridCol w:w="990"/>
      </w:tblGrid>
      <w:tr w:rsidR="007A112F" w14:paraId="6B91FD4A" w14:textId="77777777" w:rsidTr="000D7DA8">
        <w:trPr>
          <w:trHeight w:val="340"/>
        </w:trPr>
        <w:tc>
          <w:tcPr>
            <w:tcW w:w="990" w:type="dxa"/>
          </w:tcPr>
          <w:p w14:paraId="67FF3343" w14:textId="77777777" w:rsidR="007A112F" w:rsidRPr="00656CB6" w:rsidRDefault="007A112F" w:rsidP="00E02235">
            <w:pPr>
              <w:tabs>
                <w:tab w:val="right" w:pos="3289"/>
              </w:tabs>
              <w:spacing w:line="480" w:lineRule="auto"/>
              <w:rPr>
                <w:rFonts w:ascii="Times New Roman" w:hAnsi="Times New Roman" w:cs="Times New Roman"/>
                <w:b/>
                <w:bCs/>
                <w:color w:val="222222"/>
                <w:sz w:val="18"/>
                <w:szCs w:val="18"/>
                <w:shd w:val="clear" w:color="auto" w:fill="FFFFFF"/>
              </w:rPr>
            </w:pPr>
          </w:p>
        </w:tc>
        <w:tc>
          <w:tcPr>
            <w:tcW w:w="1260" w:type="dxa"/>
          </w:tcPr>
          <w:p w14:paraId="6ADDDE47" w14:textId="54F8CDE2" w:rsidR="007A112F" w:rsidRPr="00222378" w:rsidRDefault="007A112F" w:rsidP="00E02235">
            <w:pPr>
              <w:tabs>
                <w:tab w:val="right" w:pos="3289"/>
              </w:tabs>
              <w:spacing w:line="480" w:lineRule="auto"/>
              <w:rPr>
                <w:rFonts w:ascii="Times New Roman" w:hAnsi="Times New Roman" w:cs="Times New Roman"/>
                <w:b/>
                <w:bCs/>
                <w:color w:val="222222"/>
                <w:sz w:val="18"/>
                <w:szCs w:val="18"/>
                <w:shd w:val="clear" w:color="auto" w:fill="FFFFFF"/>
              </w:rPr>
            </w:pPr>
          </w:p>
        </w:tc>
        <w:tc>
          <w:tcPr>
            <w:tcW w:w="7200" w:type="dxa"/>
            <w:gridSpan w:val="8"/>
          </w:tcPr>
          <w:p w14:paraId="6B7B12ED" w14:textId="0C028BAA" w:rsidR="007A112F" w:rsidRPr="00222378" w:rsidRDefault="007A112F" w:rsidP="00D97412">
            <w:pPr>
              <w:spacing w:line="480" w:lineRule="auto"/>
              <w:jc w:val="center"/>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2020 Sentinel – 2 Image (Reference)</w:t>
            </w:r>
          </w:p>
        </w:tc>
      </w:tr>
      <w:tr w:rsidR="00080E56" w14:paraId="48BD8B02" w14:textId="5987FADC" w:rsidTr="00823BB7">
        <w:trPr>
          <w:trHeight w:val="827"/>
        </w:trPr>
        <w:tc>
          <w:tcPr>
            <w:tcW w:w="990" w:type="dxa"/>
            <w:vMerge w:val="restart"/>
          </w:tcPr>
          <w:p w14:paraId="55D49D89"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688B7F77"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57C63F35"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52F2BD79"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67B6F8D0"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137851F7"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6BAF3E9C"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0BD23ED5"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5EE2F25F"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163455AB" w14:textId="77777777" w:rsidR="00222378"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p>
          <w:p w14:paraId="77A9B9B4" w14:textId="43790EAA" w:rsidR="007A112F" w:rsidRPr="00656CB6" w:rsidRDefault="00222378" w:rsidP="00222378">
            <w:pPr>
              <w:tabs>
                <w:tab w:val="right" w:pos="3289"/>
              </w:tabs>
              <w:spacing w:line="480" w:lineRule="auto"/>
              <w:jc w:val="center"/>
              <w:rPr>
                <w:rFonts w:ascii="Times New Roman" w:hAnsi="Times New Roman" w:cs="Times New Roman"/>
                <w:b/>
                <w:bCs/>
                <w:color w:val="222222"/>
                <w:sz w:val="18"/>
                <w:szCs w:val="18"/>
                <w:shd w:val="clear" w:color="auto" w:fill="FFFFFF"/>
              </w:rPr>
            </w:pPr>
            <w:r>
              <w:rPr>
                <w:rFonts w:ascii="Times New Roman" w:hAnsi="Times New Roman" w:cs="Times New Roman"/>
                <w:b/>
                <w:bCs/>
                <w:color w:val="222222"/>
                <w:sz w:val="18"/>
                <w:szCs w:val="18"/>
                <w:shd w:val="clear" w:color="auto" w:fill="FFFFFF"/>
              </w:rPr>
              <w:t>2020 Classified NDVI</w:t>
            </w:r>
          </w:p>
        </w:tc>
        <w:tc>
          <w:tcPr>
            <w:tcW w:w="1260" w:type="dxa"/>
          </w:tcPr>
          <w:p w14:paraId="6FA65D89" w14:textId="1C59AFD9" w:rsidR="007A112F" w:rsidRPr="00222378" w:rsidRDefault="007A112F" w:rsidP="00E02235">
            <w:pPr>
              <w:tabs>
                <w:tab w:val="right" w:pos="3289"/>
              </w:tabs>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Pixels</w:t>
            </w:r>
          </w:p>
        </w:tc>
        <w:tc>
          <w:tcPr>
            <w:tcW w:w="1080" w:type="dxa"/>
          </w:tcPr>
          <w:p w14:paraId="65C461BD" w14:textId="5AC89DDE"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Dense Vegetation</w:t>
            </w:r>
          </w:p>
        </w:tc>
        <w:tc>
          <w:tcPr>
            <w:tcW w:w="1260" w:type="dxa"/>
          </w:tcPr>
          <w:p w14:paraId="5C5F4A9A" w14:textId="40A68CBA"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Intermediate Vegetation</w:t>
            </w:r>
          </w:p>
        </w:tc>
        <w:tc>
          <w:tcPr>
            <w:tcW w:w="1080" w:type="dxa"/>
          </w:tcPr>
          <w:p w14:paraId="4EBDDD45" w14:textId="4B89DBD6"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Sparse Vegetation</w:t>
            </w:r>
          </w:p>
        </w:tc>
        <w:tc>
          <w:tcPr>
            <w:tcW w:w="630" w:type="dxa"/>
          </w:tcPr>
          <w:p w14:paraId="5BDC4306" w14:textId="3FDD403B"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Bare Soil</w:t>
            </w:r>
          </w:p>
        </w:tc>
        <w:tc>
          <w:tcPr>
            <w:tcW w:w="810" w:type="dxa"/>
          </w:tcPr>
          <w:p w14:paraId="2601D223" w14:textId="7BC521CD"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Clouds</w:t>
            </w:r>
          </w:p>
        </w:tc>
        <w:tc>
          <w:tcPr>
            <w:tcW w:w="720" w:type="dxa"/>
          </w:tcPr>
          <w:p w14:paraId="0F6E83DA" w14:textId="2719B868"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 xml:space="preserve">Water </w:t>
            </w:r>
          </w:p>
        </w:tc>
        <w:tc>
          <w:tcPr>
            <w:tcW w:w="630" w:type="dxa"/>
          </w:tcPr>
          <w:p w14:paraId="0DE6D31E" w14:textId="10DA724C" w:rsidR="007A112F" w:rsidRPr="00222378" w:rsidRDefault="007A112F" w:rsidP="00BC7E7D">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Row Total</w:t>
            </w:r>
          </w:p>
        </w:tc>
        <w:tc>
          <w:tcPr>
            <w:tcW w:w="990" w:type="dxa"/>
          </w:tcPr>
          <w:p w14:paraId="50AFB2D2" w14:textId="7771FA51" w:rsidR="007A112F" w:rsidRPr="00222378" w:rsidRDefault="002933A3" w:rsidP="00656CB6">
            <w:pPr>
              <w:spacing w:line="480" w:lineRule="auto"/>
              <w:rPr>
                <w:rFonts w:ascii="Times New Roman" w:hAnsi="Times New Roman" w:cs="Times New Roman"/>
                <w:b/>
                <w:bCs/>
                <w:color w:val="222222"/>
                <w:sz w:val="18"/>
                <w:szCs w:val="18"/>
                <w:shd w:val="clear" w:color="auto" w:fill="FFFFFF"/>
              </w:rPr>
            </w:pPr>
            <w:r>
              <w:rPr>
                <w:rFonts w:ascii="Times New Roman" w:hAnsi="Times New Roman" w:cs="Times New Roman"/>
                <w:b/>
                <w:bCs/>
                <w:color w:val="222222"/>
                <w:sz w:val="18"/>
                <w:szCs w:val="18"/>
                <w:shd w:val="clear" w:color="auto" w:fill="FFFFFF"/>
              </w:rPr>
              <w:t>User’s</w:t>
            </w:r>
            <w:r w:rsidR="007A112F" w:rsidRPr="00222378">
              <w:rPr>
                <w:rFonts w:ascii="Times New Roman" w:hAnsi="Times New Roman" w:cs="Times New Roman"/>
                <w:b/>
                <w:bCs/>
                <w:color w:val="222222"/>
                <w:sz w:val="18"/>
                <w:szCs w:val="18"/>
                <w:shd w:val="clear" w:color="auto" w:fill="FFFFFF"/>
              </w:rPr>
              <w:t xml:space="preserve"> Accuracy</w:t>
            </w:r>
          </w:p>
        </w:tc>
      </w:tr>
      <w:tr w:rsidR="00080E56" w14:paraId="3F26D60E" w14:textId="7F6C0783" w:rsidTr="000D7DA8">
        <w:trPr>
          <w:trHeight w:val="656"/>
        </w:trPr>
        <w:tc>
          <w:tcPr>
            <w:tcW w:w="990" w:type="dxa"/>
            <w:vMerge/>
          </w:tcPr>
          <w:p w14:paraId="30764EF7"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2A8AB707" w14:textId="45462E98"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 xml:space="preserve">Dense Vegetation </w:t>
            </w:r>
          </w:p>
        </w:tc>
        <w:tc>
          <w:tcPr>
            <w:tcW w:w="1080" w:type="dxa"/>
            <w:shd w:val="clear" w:color="auto" w:fill="D0CECE" w:themeFill="background2" w:themeFillShade="E6"/>
          </w:tcPr>
          <w:p w14:paraId="5C5F3C1C" w14:textId="0B4DF55B"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47</w:t>
            </w:r>
          </w:p>
        </w:tc>
        <w:tc>
          <w:tcPr>
            <w:tcW w:w="1260" w:type="dxa"/>
          </w:tcPr>
          <w:p w14:paraId="269C3F37" w14:textId="176FDEB8"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3</w:t>
            </w:r>
          </w:p>
        </w:tc>
        <w:tc>
          <w:tcPr>
            <w:tcW w:w="1080" w:type="dxa"/>
          </w:tcPr>
          <w:p w14:paraId="5331F93F" w14:textId="12839B58"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630" w:type="dxa"/>
          </w:tcPr>
          <w:p w14:paraId="34A90457" w14:textId="2431831F"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810" w:type="dxa"/>
          </w:tcPr>
          <w:p w14:paraId="7C55636C" w14:textId="1A7FFE93"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0</w:t>
            </w:r>
          </w:p>
        </w:tc>
        <w:tc>
          <w:tcPr>
            <w:tcW w:w="720" w:type="dxa"/>
          </w:tcPr>
          <w:p w14:paraId="2AEBB84F" w14:textId="3B561DBA"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0</w:t>
            </w:r>
          </w:p>
        </w:tc>
        <w:tc>
          <w:tcPr>
            <w:tcW w:w="630" w:type="dxa"/>
          </w:tcPr>
          <w:p w14:paraId="3DAC765A" w14:textId="71BF379E"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51</w:t>
            </w:r>
          </w:p>
        </w:tc>
        <w:tc>
          <w:tcPr>
            <w:tcW w:w="990" w:type="dxa"/>
          </w:tcPr>
          <w:p w14:paraId="6E693C00" w14:textId="4FC59A70"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92%</w:t>
            </w:r>
          </w:p>
        </w:tc>
      </w:tr>
      <w:tr w:rsidR="00080E56" w14:paraId="7C275F3E" w14:textId="562FBF50" w:rsidTr="000D7DA8">
        <w:trPr>
          <w:trHeight w:val="673"/>
        </w:trPr>
        <w:tc>
          <w:tcPr>
            <w:tcW w:w="990" w:type="dxa"/>
            <w:vMerge/>
          </w:tcPr>
          <w:p w14:paraId="7A814E75"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4FEE9D71" w14:textId="45C03A17"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Intermediate Vegetation</w:t>
            </w:r>
          </w:p>
        </w:tc>
        <w:tc>
          <w:tcPr>
            <w:tcW w:w="1080" w:type="dxa"/>
          </w:tcPr>
          <w:p w14:paraId="15D8D192" w14:textId="486F3232"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260" w:type="dxa"/>
            <w:shd w:val="clear" w:color="auto" w:fill="D0CECE" w:themeFill="background2" w:themeFillShade="E6"/>
          </w:tcPr>
          <w:p w14:paraId="101AE766" w14:textId="39A28A17"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45</w:t>
            </w:r>
          </w:p>
        </w:tc>
        <w:tc>
          <w:tcPr>
            <w:tcW w:w="1080" w:type="dxa"/>
          </w:tcPr>
          <w:p w14:paraId="732BE461" w14:textId="119A47E9"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630" w:type="dxa"/>
          </w:tcPr>
          <w:p w14:paraId="69245378" w14:textId="3CAF6F55"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810" w:type="dxa"/>
          </w:tcPr>
          <w:p w14:paraId="4C77EF07" w14:textId="314EED9E"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1</w:t>
            </w:r>
          </w:p>
        </w:tc>
        <w:tc>
          <w:tcPr>
            <w:tcW w:w="720" w:type="dxa"/>
          </w:tcPr>
          <w:p w14:paraId="1D6FFB77" w14:textId="3BFE82CB"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2</w:t>
            </w:r>
          </w:p>
        </w:tc>
        <w:tc>
          <w:tcPr>
            <w:tcW w:w="630" w:type="dxa"/>
          </w:tcPr>
          <w:p w14:paraId="23D55646" w14:textId="2DEC68A9"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49</w:t>
            </w:r>
          </w:p>
        </w:tc>
        <w:tc>
          <w:tcPr>
            <w:tcW w:w="990" w:type="dxa"/>
          </w:tcPr>
          <w:p w14:paraId="00CB4EE3" w14:textId="6177D6BC"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92%</w:t>
            </w:r>
          </w:p>
        </w:tc>
      </w:tr>
      <w:tr w:rsidR="00080E56" w14:paraId="1E57EC5E" w14:textId="129E0062" w:rsidTr="00823BB7">
        <w:trPr>
          <w:trHeight w:val="692"/>
        </w:trPr>
        <w:tc>
          <w:tcPr>
            <w:tcW w:w="990" w:type="dxa"/>
            <w:vMerge/>
          </w:tcPr>
          <w:p w14:paraId="537D8F17"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0D7DD8D2" w14:textId="4DABD0FE"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Sparse Vegetation</w:t>
            </w:r>
          </w:p>
        </w:tc>
        <w:tc>
          <w:tcPr>
            <w:tcW w:w="1080" w:type="dxa"/>
          </w:tcPr>
          <w:p w14:paraId="41D26F62" w14:textId="3EE30B7C"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260" w:type="dxa"/>
          </w:tcPr>
          <w:p w14:paraId="2FF3972E" w14:textId="52B84180"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2</w:t>
            </w:r>
          </w:p>
        </w:tc>
        <w:tc>
          <w:tcPr>
            <w:tcW w:w="1080" w:type="dxa"/>
            <w:shd w:val="clear" w:color="auto" w:fill="D0CECE" w:themeFill="background2" w:themeFillShade="E6"/>
          </w:tcPr>
          <w:p w14:paraId="2EFB7D9A" w14:textId="31F93C3E"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46</w:t>
            </w:r>
          </w:p>
        </w:tc>
        <w:tc>
          <w:tcPr>
            <w:tcW w:w="630" w:type="dxa"/>
          </w:tcPr>
          <w:p w14:paraId="599D67BD" w14:textId="3B915E72"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810" w:type="dxa"/>
          </w:tcPr>
          <w:p w14:paraId="668AAF07" w14:textId="52E115C7"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0</w:t>
            </w:r>
          </w:p>
        </w:tc>
        <w:tc>
          <w:tcPr>
            <w:tcW w:w="720" w:type="dxa"/>
          </w:tcPr>
          <w:p w14:paraId="0D7C177A" w14:textId="200D4F62"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1</w:t>
            </w:r>
          </w:p>
        </w:tc>
        <w:tc>
          <w:tcPr>
            <w:tcW w:w="630" w:type="dxa"/>
          </w:tcPr>
          <w:p w14:paraId="34412359" w14:textId="39AB1F25"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49</w:t>
            </w:r>
          </w:p>
        </w:tc>
        <w:tc>
          <w:tcPr>
            <w:tcW w:w="990" w:type="dxa"/>
          </w:tcPr>
          <w:p w14:paraId="52815FA2" w14:textId="74D69F49"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94%</w:t>
            </w:r>
          </w:p>
        </w:tc>
      </w:tr>
      <w:tr w:rsidR="00080E56" w14:paraId="5A3F3B38" w14:textId="483E9963" w:rsidTr="00823BB7">
        <w:trPr>
          <w:trHeight w:val="404"/>
        </w:trPr>
        <w:tc>
          <w:tcPr>
            <w:tcW w:w="990" w:type="dxa"/>
            <w:vMerge/>
          </w:tcPr>
          <w:p w14:paraId="5027A807"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792C4D0A" w14:textId="12E75800"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 xml:space="preserve">Bare Soil </w:t>
            </w:r>
          </w:p>
        </w:tc>
        <w:tc>
          <w:tcPr>
            <w:tcW w:w="1080" w:type="dxa"/>
          </w:tcPr>
          <w:p w14:paraId="65786E88" w14:textId="515232AD"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2</w:t>
            </w:r>
          </w:p>
        </w:tc>
        <w:tc>
          <w:tcPr>
            <w:tcW w:w="1260" w:type="dxa"/>
          </w:tcPr>
          <w:p w14:paraId="33946F05" w14:textId="0F7088FC"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080" w:type="dxa"/>
          </w:tcPr>
          <w:p w14:paraId="6073EC5B" w14:textId="2673937B"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630" w:type="dxa"/>
            <w:shd w:val="clear" w:color="auto" w:fill="D0CECE" w:themeFill="background2" w:themeFillShade="E6"/>
          </w:tcPr>
          <w:p w14:paraId="01BC29FA" w14:textId="4AB00225"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46</w:t>
            </w:r>
          </w:p>
        </w:tc>
        <w:tc>
          <w:tcPr>
            <w:tcW w:w="810" w:type="dxa"/>
          </w:tcPr>
          <w:p w14:paraId="7BF9F5DE" w14:textId="5D4F2A85"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0</w:t>
            </w:r>
          </w:p>
        </w:tc>
        <w:tc>
          <w:tcPr>
            <w:tcW w:w="720" w:type="dxa"/>
          </w:tcPr>
          <w:p w14:paraId="6E75FAFB" w14:textId="411F0B6E"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2</w:t>
            </w:r>
          </w:p>
        </w:tc>
        <w:tc>
          <w:tcPr>
            <w:tcW w:w="630" w:type="dxa"/>
          </w:tcPr>
          <w:p w14:paraId="0D6E05CE" w14:textId="5F065001"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51</w:t>
            </w:r>
          </w:p>
        </w:tc>
        <w:tc>
          <w:tcPr>
            <w:tcW w:w="990" w:type="dxa"/>
          </w:tcPr>
          <w:p w14:paraId="248F50B8" w14:textId="1038166D"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90%</w:t>
            </w:r>
          </w:p>
        </w:tc>
      </w:tr>
      <w:tr w:rsidR="00080E56" w14:paraId="6BCAEF78" w14:textId="29186FF2" w:rsidTr="00823BB7">
        <w:trPr>
          <w:trHeight w:val="377"/>
        </w:trPr>
        <w:tc>
          <w:tcPr>
            <w:tcW w:w="990" w:type="dxa"/>
            <w:vMerge/>
          </w:tcPr>
          <w:p w14:paraId="0FF23AB2"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74791F74" w14:textId="1C65FEF2"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Clouds</w:t>
            </w:r>
          </w:p>
        </w:tc>
        <w:tc>
          <w:tcPr>
            <w:tcW w:w="1080" w:type="dxa"/>
          </w:tcPr>
          <w:p w14:paraId="0E836EF9" w14:textId="516FFEA0"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260" w:type="dxa"/>
          </w:tcPr>
          <w:p w14:paraId="65B89070" w14:textId="134448C8"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080" w:type="dxa"/>
          </w:tcPr>
          <w:p w14:paraId="7489F6B8" w14:textId="11352A26"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630" w:type="dxa"/>
          </w:tcPr>
          <w:p w14:paraId="4AD6DC12" w14:textId="432B5659"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810" w:type="dxa"/>
            <w:shd w:val="clear" w:color="auto" w:fill="D0CECE" w:themeFill="background2" w:themeFillShade="E6"/>
          </w:tcPr>
          <w:p w14:paraId="024B2F92" w14:textId="709C6986"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49</w:t>
            </w:r>
          </w:p>
        </w:tc>
        <w:tc>
          <w:tcPr>
            <w:tcW w:w="720" w:type="dxa"/>
          </w:tcPr>
          <w:p w14:paraId="58A70A3B" w14:textId="3B8927AD"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2</w:t>
            </w:r>
          </w:p>
        </w:tc>
        <w:tc>
          <w:tcPr>
            <w:tcW w:w="630" w:type="dxa"/>
          </w:tcPr>
          <w:p w14:paraId="70921268" w14:textId="17C3E434"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53</w:t>
            </w:r>
          </w:p>
        </w:tc>
        <w:tc>
          <w:tcPr>
            <w:tcW w:w="990" w:type="dxa"/>
          </w:tcPr>
          <w:p w14:paraId="298B6D3C" w14:textId="511655E3"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92%</w:t>
            </w:r>
          </w:p>
        </w:tc>
      </w:tr>
      <w:tr w:rsidR="00080E56" w14:paraId="6364B4D4" w14:textId="64EA53DD" w:rsidTr="00823BB7">
        <w:trPr>
          <w:trHeight w:val="179"/>
        </w:trPr>
        <w:tc>
          <w:tcPr>
            <w:tcW w:w="990" w:type="dxa"/>
            <w:vMerge/>
          </w:tcPr>
          <w:p w14:paraId="720EB053"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268537DE" w14:textId="5AC27BA8"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Water</w:t>
            </w:r>
          </w:p>
        </w:tc>
        <w:tc>
          <w:tcPr>
            <w:tcW w:w="1080" w:type="dxa"/>
          </w:tcPr>
          <w:p w14:paraId="5FBD0E52" w14:textId="043A0F8B"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1260" w:type="dxa"/>
          </w:tcPr>
          <w:p w14:paraId="72DB5559" w14:textId="50F8E9C8"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0</w:t>
            </w:r>
          </w:p>
        </w:tc>
        <w:tc>
          <w:tcPr>
            <w:tcW w:w="1080" w:type="dxa"/>
          </w:tcPr>
          <w:p w14:paraId="6366374F" w14:textId="0592BAB0"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1</w:t>
            </w:r>
          </w:p>
        </w:tc>
        <w:tc>
          <w:tcPr>
            <w:tcW w:w="630" w:type="dxa"/>
          </w:tcPr>
          <w:p w14:paraId="45CA715C" w14:textId="4050120A"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2</w:t>
            </w:r>
          </w:p>
        </w:tc>
        <w:tc>
          <w:tcPr>
            <w:tcW w:w="810" w:type="dxa"/>
          </w:tcPr>
          <w:p w14:paraId="78F5DE07" w14:textId="5AD0E6EB"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0</w:t>
            </w:r>
          </w:p>
        </w:tc>
        <w:tc>
          <w:tcPr>
            <w:tcW w:w="720" w:type="dxa"/>
            <w:shd w:val="clear" w:color="auto" w:fill="D0CECE" w:themeFill="background2" w:themeFillShade="E6"/>
          </w:tcPr>
          <w:p w14:paraId="0E209219" w14:textId="1B37A4AF"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43</w:t>
            </w:r>
          </w:p>
        </w:tc>
        <w:tc>
          <w:tcPr>
            <w:tcW w:w="630" w:type="dxa"/>
          </w:tcPr>
          <w:p w14:paraId="57E3F85E" w14:textId="7B89841A"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4</w:t>
            </w:r>
            <w:r w:rsidR="00222378">
              <w:rPr>
                <w:rFonts w:ascii="Times New Roman" w:hAnsi="Times New Roman" w:cs="Times New Roman"/>
                <w:sz w:val="18"/>
                <w:szCs w:val="18"/>
              </w:rPr>
              <w:t>7</w:t>
            </w:r>
          </w:p>
        </w:tc>
        <w:tc>
          <w:tcPr>
            <w:tcW w:w="990" w:type="dxa"/>
          </w:tcPr>
          <w:p w14:paraId="0CA0208D" w14:textId="712144BD"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w:t>
            </w:r>
            <w:r w:rsidR="00222378">
              <w:rPr>
                <w:rFonts w:ascii="Times New Roman" w:hAnsi="Times New Roman" w:cs="Times New Roman"/>
                <w:sz w:val="18"/>
                <w:szCs w:val="18"/>
              </w:rPr>
              <w:t>1</w:t>
            </w:r>
            <w:r w:rsidRPr="00222378">
              <w:rPr>
                <w:rFonts w:ascii="Times New Roman" w:hAnsi="Times New Roman" w:cs="Times New Roman"/>
                <w:sz w:val="18"/>
                <w:szCs w:val="18"/>
              </w:rPr>
              <w:t>%</w:t>
            </w:r>
          </w:p>
        </w:tc>
      </w:tr>
      <w:tr w:rsidR="00080E56" w14:paraId="393D4809" w14:textId="77777777" w:rsidTr="00823BB7">
        <w:trPr>
          <w:trHeight w:val="593"/>
        </w:trPr>
        <w:tc>
          <w:tcPr>
            <w:tcW w:w="990" w:type="dxa"/>
            <w:vMerge/>
          </w:tcPr>
          <w:p w14:paraId="6BAD600D"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1F183D1F" w14:textId="388F4741" w:rsidR="007A112F" w:rsidRPr="00222378" w:rsidRDefault="007A112F" w:rsidP="00656CB6">
            <w:pPr>
              <w:spacing w:line="480" w:lineRule="auto"/>
              <w:rPr>
                <w:rFonts w:ascii="Times New Roman" w:hAnsi="Times New Roman" w:cs="Times New Roman"/>
                <w:b/>
                <w:bCs/>
                <w:color w:val="222222"/>
                <w:sz w:val="18"/>
                <w:szCs w:val="18"/>
                <w:shd w:val="clear" w:color="auto" w:fill="FFFFFF"/>
              </w:rPr>
            </w:pPr>
            <w:r w:rsidRPr="00222378">
              <w:rPr>
                <w:rFonts w:ascii="Times New Roman" w:hAnsi="Times New Roman" w:cs="Times New Roman"/>
                <w:b/>
                <w:bCs/>
                <w:color w:val="222222"/>
                <w:sz w:val="18"/>
                <w:szCs w:val="18"/>
                <w:shd w:val="clear" w:color="auto" w:fill="FFFFFF"/>
              </w:rPr>
              <w:t>Column Total</w:t>
            </w:r>
          </w:p>
        </w:tc>
        <w:tc>
          <w:tcPr>
            <w:tcW w:w="1080" w:type="dxa"/>
          </w:tcPr>
          <w:p w14:paraId="7FED8089" w14:textId="04EA6676"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50</w:t>
            </w:r>
          </w:p>
        </w:tc>
        <w:tc>
          <w:tcPr>
            <w:tcW w:w="1260" w:type="dxa"/>
          </w:tcPr>
          <w:p w14:paraId="55690366" w14:textId="2F696DB9"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50</w:t>
            </w:r>
          </w:p>
        </w:tc>
        <w:tc>
          <w:tcPr>
            <w:tcW w:w="1080" w:type="dxa"/>
          </w:tcPr>
          <w:p w14:paraId="38B4552B" w14:textId="7AA3162A"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50</w:t>
            </w:r>
          </w:p>
        </w:tc>
        <w:tc>
          <w:tcPr>
            <w:tcW w:w="630" w:type="dxa"/>
          </w:tcPr>
          <w:p w14:paraId="793428C9" w14:textId="5D963FCB"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50</w:t>
            </w:r>
          </w:p>
        </w:tc>
        <w:tc>
          <w:tcPr>
            <w:tcW w:w="810" w:type="dxa"/>
          </w:tcPr>
          <w:p w14:paraId="610DA2E0" w14:textId="681A365F"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50</w:t>
            </w:r>
          </w:p>
        </w:tc>
        <w:tc>
          <w:tcPr>
            <w:tcW w:w="720" w:type="dxa"/>
          </w:tcPr>
          <w:p w14:paraId="632E4EF4" w14:textId="50A4BC5E"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50</w:t>
            </w:r>
          </w:p>
        </w:tc>
        <w:tc>
          <w:tcPr>
            <w:tcW w:w="630" w:type="dxa"/>
            <w:shd w:val="clear" w:color="auto" w:fill="D0CECE" w:themeFill="background2" w:themeFillShade="E6"/>
          </w:tcPr>
          <w:p w14:paraId="0297CFD8" w14:textId="39674157"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30</w:t>
            </w:r>
            <w:r w:rsidR="00222378">
              <w:rPr>
                <w:rFonts w:ascii="Times New Roman" w:hAnsi="Times New Roman" w:cs="Times New Roman"/>
                <w:sz w:val="18"/>
                <w:szCs w:val="18"/>
              </w:rPr>
              <w:t>0</w:t>
            </w:r>
          </w:p>
        </w:tc>
        <w:tc>
          <w:tcPr>
            <w:tcW w:w="990" w:type="dxa"/>
          </w:tcPr>
          <w:p w14:paraId="150D45D9" w14:textId="77777777" w:rsidR="007A112F" w:rsidRPr="00222378" w:rsidRDefault="007A112F" w:rsidP="00656CB6">
            <w:pPr>
              <w:spacing w:line="480" w:lineRule="auto"/>
              <w:rPr>
                <w:rFonts w:ascii="Times New Roman" w:hAnsi="Times New Roman" w:cs="Times New Roman"/>
                <w:color w:val="222222"/>
                <w:sz w:val="18"/>
                <w:szCs w:val="18"/>
              </w:rPr>
            </w:pPr>
          </w:p>
        </w:tc>
      </w:tr>
      <w:tr w:rsidR="00080E56" w14:paraId="4AD8CF06" w14:textId="77777777" w:rsidTr="00823BB7">
        <w:trPr>
          <w:trHeight w:val="647"/>
        </w:trPr>
        <w:tc>
          <w:tcPr>
            <w:tcW w:w="990" w:type="dxa"/>
            <w:vMerge/>
          </w:tcPr>
          <w:p w14:paraId="5265419A" w14:textId="77777777" w:rsidR="007A112F" w:rsidRPr="00656CB6" w:rsidRDefault="007A112F" w:rsidP="00656CB6">
            <w:pPr>
              <w:spacing w:line="480" w:lineRule="auto"/>
              <w:rPr>
                <w:rFonts w:ascii="Times New Roman" w:hAnsi="Times New Roman" w:cs="Times New Roman"/>
                <w:b/>
                <w:bCs/>
                <w:color w:val="222222"/>
                <w:sz w:val="18"/>
                <w:szCs w:val="18"/>
                <w:shd w:val="clear" w:color="auto" w:fill="FFFFFF"/>
              </w:rPr>
            </w:pPr>
          </w:p>
        </w:tc>
        <w:tc>
          <w:tcPr>
            <w:tcW w:w="1260" w:type="dxa"/>
          </w:tcPr>
          <w:p w14:paraId="77FC5611" w14:textId="2CAC93C2" w:rsidR="007A112F" w:rsidRPr="00222378" w:rsidRDefault="002933A3" w:rsidP="00656CB6">
            <w:pPr>
              <w:spacing w:line="480" w:lineRule="auto"/>
              <w:rPr>
                <w:rFonts w:ascii="Times New Roman" w:hAnsi="Times New Roman" w:cs="Times New Roman"/>
                <w:b/>
                <w:bCs/>
                <w:color w:val="222222"/>
                <w:sz w:val="18"/>
                <w:szCs w:val="18"/>
                <w:shd w:val="clear" w:color="auto" w:fill="FFFFFF"/>
              </w:rPr>
            </w:pPr>
            <w:r>
              <w:rPr>
                <w:rFonts w:ascii="Times New Roman" w:hAnsi="Times New Roman" w:cs="Times New Roman"/>
                <w:b/>
                <w:bCs/>
                <w:color w:val="222222"/>
                <w:sz w:val="18"/>
                <w:szCs w:val="18"/>
                <w:shd w:val="clear" w:color="auto" w:fill="FFFFFF"/>
              </w:rPr>
              <w:t>Producer’s</w:t>
            </w:r>
            <w:r w:rsidR="007A112F" w:rsidRPr="00222378">
              <w:rPr>
                <w:rFonts w:ascii="Times New Roman" w:hAnsi="Times New Roman" w:cs="Times New Roman"/>
                <w:b/>
                <w:bCs/>
                <w:color w:val="222222"/>
                <w:sz w:val="18"/>
                <w:szCs w:val="18"/>
                <w:shd w:val="clear" w:color="auto" w:fill="FFFFFF"/>
              </w:rPr>
              <w:t xml:space="preserve"> Accuracy</w:t>
            </w:r>
          </w:p>
        </w:tc>
        <w:tc>
          <w:tcPr>
            <w:tcW w:w="1080" w:type="dxa"/>
          </w:tcPr>
          <w:p w14:paraId="267EC223" w14:textId="28E0DBD7" w:rsidR="007A112F" w:rsidRPr="00222378" w:rsidRDefault="007A112F" w:rsidP="00656CB6">
            <w:pPr>
              <w:spacing w:line="480" w:lineRule="auto"/>
              <w:rPr>
                <w:rFonts w:ascii="Times New Roman" w:hAnsi="Times New Roman" w:cs="Times New Roman"/>
                <w:color w:val="222222"/>
                <w:sz w:val="18"/>
                <w:szCs w:val="18"/>
                <w:shd w:val="clear" w:color="auto" w:fill="FFFFFF"/>
              </w:rPr>
            </w:pPr>
            <w:r w:rsidRPr="00222378">
              <w:rPr>
                <w:rFonts w:ascii="Times New Roman" w:hAnsi="Times New Roman" w:cs="Times New Roman"/>
                <w:sz w:val="18"/>
                <w:szCs w:val="18"/>
              </w:rPr>
              <w:t>95%</w:t>
            </w:r>
          </w:p>
        </w:tc>
        <w:tc>
          <w:tcPr>
            <w:tcW w:w="1260" w:type="dxa"/>
          </w:tcPr>
          <w:p w14:paraId="67EA8B35" w14:textId="555E970E"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90%</w:t>
            </w:r>
          </w:p>
        </w:tc>
        <w:tc>
          <w:tcPr>
            <w:tcW w:w="1080" w:type="dxa"/>
          </w:tcPr>
          <w:p w14:paraId="2BEB6FEF" w14:textId="28D5C6A9"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92%</w:t>
            </w:r>
          </w:p>
        </w:tc>
        <w:tc>
          <w:tcPr>
            <w:tcW w:w="630" w:type="dxa"/>
          </w:tcPr>
          <w:p w14:paraId="0231EB16" w14:textId="2C32FB51"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93%</w:t>
            </w:r>
          </w:p>
        </w:tc>
        <w:tc>
          <w:tcPr>
            <w:tcW w:w="810" w:type="dxa"/>
          </w:tcPr>
          <w:p w14:paraId="50145480" w14:textId="3AE01590"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98%</w:t>
            </w:r>
          </w:p>
        </w:tc>
        <w:tc>
          <w:tcPr>
            <w:tcW w:w="720" w:type="dxa"/>
          </w:tcPr>
          <w:p w14:paraId="36FAA478" w14:textId="41A80590"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sz w:val="18"/>
                <w:szCs w:val="18"/>
              </w:rPr>
              <w:t>86%</w:t>
            </w:r>
          </w:p>
        </w:tc>
        <w:tc>
          <w:tcPr>
            <w:tcW w:w="630" w:type="dxa"/>
          </w:tcPr>
          <w:p w14:paraId="488464A3" w14:textId="77777777" w:rsidR="007A112F" w:rsidRPr="00222378" w:rsidRDefault="007A112F" w:rsidP="00656CB6">
            <w:pPr>
              <w:spacing w:line="480" w:lineRule="auto"/>
              <w:rPr>
                <w:rFonts w:ascii="Times New Roman" w:hAnsi="Times New Roman" w:cs="Times New Roman"/>
                <w:color w:val="222222"/>
                <w:sz w:val="18"/>
                <w:szCs w:val="18"/>
              </w:rPr>
            </w:pPr>
          </w:p>
        </w:tc>
        <w:tc>
          <w:tcPr>
            <w:tcW w:w="990" w:type="dxa"/>
          </w:tcPr>
          <w:p w14:paraId="1A15A147" w14:textId="77777777" w:rsidR="007A112F" w:rsidRPr="00222378" w:rsidRDefault="007A112F" w:rsidP="00656CB6">
            <w:pPr>
              <w:spacing w:line="480" w:lineRule="auto"/>
              <w:rPr>
                <w:rFonts w:ascii="Times New Roman" w:hAnsi="Times New Roman" w:cs="Times New Roman"/>
                <w:color w:val="222222"/>
                <w:sz w:val="18"/>
                <w:szCs w:val="18"/>
              </w:rPr>
            </w:pPr>
          </w:p>
        </w:tc>
      </w:tr>
      <w:tr w:rsidR="007A112F" w14:paraId="40C32384" w14:textId="77777777" w:rsidTr="00823BB7">
        <w:trPr>
          <w:trHeight w:val="620"/>
        </w:trPr>
        <w:tc>
          <w:tcPr>
            <w:tcW w:w="990" w:type="dxa"/>
          </w:tcPr>
          <w:p w14:paraId="3C73233F" w14:textId="77777777" w:rsidR="007A112F" w:rsidRDefault="007A112F" w:rsidP="00656CB6">
            <w:pPr>
              <w:spacing w:line="480" w:lineRule="auto"/>
              <w:rPr>
                <w:rFonts w:ascii="Times New Roman" w:hAnsi="Times New Roman" w:cs="Times New Roman"/>
                <w:color w:val="222222"/>
                <w:sz w:val="18"/>
                <w:szCs w:val="18"/>
              </w:rPr>
            </w:pPr>
          </w:p>
        </w:tc>
        <w:tc>
          <w:tcPr>
            <w:tcW w:w="8460" w:type="dxa"/>
            <w:gridSpan w:val="9"/>
          </w:tcPr>
          <w:p w14:paraId="19E3CADF" w14:textId="11928132"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color w:val="222222"/>
                <w:sz w:val="18"/>
                <w:szCs w:val="18"/>
              </w:rPr>
              <w:t>Overall Accuracy 92%</w:t>
            </w:r>
          </w:p>
          <w:p w14:paraId="0526E8F1" w14:textId="42D1462A" w:rsidR="007A112F" w:rsidRPr="00222378" w:rsidRDefault="007A112F" w:rsidP="00656CB6">
            <w:pPr>
              <w:spacing w:line="480" w:lineRule="auto"/>
              <w:rPr>
                <w:rFonts w:ascii="Times New Roman" w:hAnsi="Times New Roman" w:cs="Times New Roman"/>
                <w:color w:val="222222"/>
                <w:sz w:val="18"/>
                <w:szCs w:val="18"/>
              </w:rPr>
            </w:pPr>
            <w:r w:rsidRPr="00222378">
              <w:rPr>
                <w:rFonts w:ascii="Times New Roman" w:hAnsi="Times New Roman" w:cs="Times New Roman"/>
                <w:color w:val="222222"/>
                <w:sz w:val="18"/>
                <w:szCs w:val="18"/>
              </w:rPr>
              <w:t>Overall Kappa: 83%</w:t>
            </w:r>
          </w:p>
        </w:tc>
      </w:tr>
    </w:tbl>
    <w:p w14:paraId="29B15751" w14:textId="77777777" w:rsidR="009012FB" w:rsidRDefault="009012FB" w:rsidP="00E35AE1">
      <w:pPr>
        <w:spacing w:line="480" w:lineRule="auto"/>
        <w:rPr>
          <w:rFonts w:ascii="Times New Roman" w:hAnsi="Times New Roman" w:cs="Times New Roman"/>
          <w:color w:val="222222"/>
          <w:sz w:val="24"/>
          <w:szCs w:val="24"/>
          <w:shd w:val="clear" w:color="auto" w:fill="FFFFFF"/>
        </w:rPr>
      </w:pPr>
    </w:p>
    <w:p w14:paraId="2803CE60" w14:textId="7B7A644D" w:rsidR="005E5BC7" w:rsidRDefault="009012FB" w:rsidP="00DB5956">
      <w:pPr>
        <w:spacing w:line="480" w:lineRule="auto"/>
        <w:rPr>
          <w:rFonts w:ascii="Times New Roman" w:hAnsi="Times New Roman" w:cs="Times New Roman"/>
          <w:sz w:val="28"/>
          <w:szCs w:val="28"/>
        </w:rPr>
      </w:pPr>
      <w:r>
        <w:rPr>
          <w:rFonts w:ascii="Times New Roman" w:hAnsi="Times New Roman" w:cs="Times New Roman"/>
          <w:sz w:val="28"/>
          <w:szCs w:val="28"/>
        </w:rPr>
        <w:t>Discussion</w:t>
      </w:r>
    </w:p>
    <w:p w14:paraId="344D66E3" w14:textId="326AEE51" w:rsidR="00DB5956" w:rsidRDefault="004E630E" w:rsidP="00DB5956">
      <w:pPr>
        <w:spacing w:line="48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These results tell an interesting story of hurricane damage to the two national forests. </w:t>
      </w:r>
      <w:r w:rsidR="009012FB">
        <w:rPr>
          <w:rFonts w:ascii="Times New Roman" w:hAnsi="Times New Roman" w:cs="Times New Roman"/>
          <w:sz w:val="24"/>
          <w:szCs w:val="24"/>
        </w:rPr>
        <w:t>I</w:t>
      </w:r>
      <w:r w:rsidR="006D1EDA">
        <w:rPr>
          <w:rFonts w:ascii="Times New Roman" w:hAnsi="Times New Roman" w:cs="Times New Roman"/>
          <w:sz w:val="24"/>
          <w:szCs w:val="24"/>
        </w:rPr>
        <w:t>n the 2005 assessment, it was calculated that 13.96% of the forest sustained heavy damage</w:t>
      </w:r>
      <w:r w:rsidR="009012FB">
        <w:rPr>
          <w:rFonts w:ascii="Times New Roman" w:hAnsi="Times New Roman" w:cs="Times New Roman"/>
          <w:sz w:val="24"/>
          <w:szCs w:val="24"/>
        </w:rPr>
        <w:t>. A</w:t>
      </w:r>
      <w:r w:rsidR="00D532BA">
        <w:rPr>
          <w:rFonts w:ascii="Times New Roman" w:hAnsi="Times New Roman" w:cs="Times New Roman"/>
          <w:sz w:val="24"/>
          <w:szCs w:val="24"/>
        </w:rPr>
        <w:t xml:space="preserve">dditionally, there is a drastic difference in light damage from 2005 to 2006. </w:t>
      </w:r>
      <w:r w:rsidR="009012FB">
        <w:rPr>
          <w:rFonts w:ascii="Times New Roman" w:hAnsi="Times New Roman" w:cs="Times New Roman"/>
          <w:sz w:val="24"/>
          <w:szCs w:val="24"/>
        </w:rPr>
        <w:t xml:space="preserve">Heavy damage to </w:t>
      </w:r>
      <w:r w:rsidR="009012FB">
        <w:rPr>
          <w:rFonts w:ascii="Times New Roman" w:hAnsi="Times New Roman" w:cs="Times New Roman"/>
          <w:sz w:val="24"/>
          <w:szCs w:val="24"/>
        </w:rPr>
        <w:lastRenderedPageBreak/>
        <w:t xml:space="preserve">trees can be characterized by </w:t>
      </w:r>
      <w:r w:rsidR="006D1EDA">
        <w:rPr>
          <w:rFonts w:ascii="Times New Roman" w:hAnsi="Times New Roman" w:cs="Times New Roman"/>
          <w:sz w:val="24"/>
          <w:szCs w:val="24"/>
        </w:rPr>
        <w:t>trees that are uprooted, snapped off, leaning more than 45 degrees, or otherwise likely to die within 12 months.</w:t>
      </w:r>
      <w:r w:rsidR="009012FB">
        <w:rPr>
          <w:rFonts w:ascii="Times New Roman" w:hAnsi="Times New Roman" w:cs="Times New Roman"/>
          <w:sz w:val="24"/>
          <w:szCs w:val="24"/>
        </w:rPr>
        <w:t xml:space="preserve"> This is inconsistent with the 2006 damage assessment, which shows that there is no heavy damage</w:t>
      </w:r>
      <w:r w:rsidR="00126061">
        <w:rPr>
          <w:rFonts w:ascii="Times New Roman" w:hAnsi="Times New Roman" w:cs="Times New Roman"/>
          <w:sz w:val="24"/>
          <w:szCs w:val="24"/>
        </w:rPr>
        <w:t xml:space="preserve"> sustained in the following year</w:t>
      </w:r>
      <w:r w:rsidR="009012FB">
        <w:rPr>
          <w:rFonts w:ascii="Times New Roman" w:hAnsi="Times New Roman" w:cs="Times New Roman"/>
          <w:sz w:val="24"/>
          <w:szCs w:val="24"/>
        </w:rPr>
        <w:t>.</w:t>
      </w:r>
      <w:r w:rsidR="00126061">
        <w:rPr>
          <w:rFonts w:ascii="Times New Roman" w:hAnsi="Times New Roman" w:cs="Times New Roman"/>
          <w:sz w:val="24"/>
          <w:szCs w:val="24"/>
        </w:rPr>
        <w:t xml:space="preserve"> It is unlikely that</w:t>
      </w:r>
      <w:r w:rsidR="00AC490A">
        <w:rPr>
          <w:rFonts w:ascii="Times New Roman" w:hAnsi="Times New Roman" w:cs="Times New Roman"/>
          <w:sz w:val="24"/>
          <w:szCs w:val="24"/>
        </w:rPr>
        <w:t>, if that section of forest was indeed heavily damaged,</w:t>
      </w:r>
      <w:r w:rsidR="00126061">
        <w:rPr>
          <w:rFonts w:ascii="Times New Roman" w:hAnsi="Times New Roman" w:cs="Times New Roman"/>
          <w:sz w:val="24"/>
          <w:szCs w:val="24"/>
        </w:rPr>
        <w:t xml:space="preserve"> one year </w:t>
      </w:r>
      <w:r w:rsidR="00AC490A">
        <w:rPr>
          <w:rFonts w:ascii="Times New Roman" w:hAnsi="Times New Roman" w:cs="Times New Roman"/>
          <w:sz w:val="24"/>
          <w:szCs w:val="24"/>
        </w:rPr>
        <w:t>would have been</w:t>
      </w:r>
      <w:r w:rsidR="00126061">
        <w:rPr>
          <w:rFonts w:ascii="Times New Roman" w:hAnsi="Times New Roman" w:cs="Times New Roman"/>
          <w:sz w:val="24"/>
          <w:szCs w:val="24"/>
        </w:rPr>
        <w:t xml:space="preserve"> enough time for a tree or surrounding vegetation to re-sprout and be able to register a smaller percent change in NDVI.</w:t>
      </w:r>
      <w:r w:rsidR="009012FB">
        <w:rPr>
          <w:rFonts w:ascii="Times New Roman" w:hAnsi="Times New Roman" w:cs="Times New Roman"/>
          <w:sz w:val="24"/>
          <w:szCs w:val="24"/>
        </w:rPr>
        <w:t xml:space="preserve"> One explanation for this is that it</w:t>
      </w:r>
      <w:r w:rsidR="006D1EDA">
        <w:rPr>
          <w:rFonts w:ascii="Times New Roman" w:hAnsi="Times New Roman" w:cs="Times New Roman"/>
          <w:sz w:val="24"/>
          <w:szCs w:val="24"/>
        </w:rPr>
        <w:t xml:space="preserve"> is possible that the hurricane was just strong enough to wind-blow enough leaves and limbs off to register a drastic difference in NDVI, but not enough to kill the tree. This would explain why one year later, only 9.67% of the forest was lightly damaged, as those leaves and limbs would have had enough time to grow back. </w:t>
      </w:r>
    </w:p>
    <w:p w14:paraId="46AFD536" w14:textId="7BD2C0BA" w:rsidR="00D532BA" w:rsidRDefault="00D532BA" w:rsidP="00DB595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the Kisatchie National Forest, </w:t>
      </w:r>
      <w:r w:rsidR="00126061">
        <w:rPr>
          <w:rFonts w:ascii="Times New Roman" w:hAnsi="Times New Roman" w:cs="Times New Roman"/>
          <w:sz w:val="24"/>
          <w:szCs w:val="24"/>
        </w:rPr>
        <w:t>approximately</w:t>
      </w:r>
      <w:r>
        <w:rPr>
          <w:rFonts w:ascii="Times New Roman" w:hAnsi="Times New Roman" w:cs="Times New Roman"/>
          <w:sz w:val="24"/>
          <w:szCs w:val="24"/>
        </w:rPr>
        <w:t xml:space="preserve"> 0.49% of the forest </w:t>
      </w:r>
      <w:r w:rsidR="00126061">
        <w:rPr>
          <w:rFonts w:ascii="Times New Roman" w:hAnsi="Times New Roman" w:cs="Times New Roman"/>
          <w:sz w:val="24"/>
          <w:szCs w:val="24"/>
        </w:rPr>
        <w:t xml:space="preserve">was shown as </w:t>
      </w:r>
      <w:r>
        <w:rPr>
          <w:rFonts w:ascii="Times New Roman" w:hAnsi="Times New Roman" w:cs="Times New Roman"/>
          <w:sz w:val="24"/>
          <w:szCs w:val="24"/>
        </w:rPr>
        <w:t>heavily damaged</w:t>
      </w:r>
      <w:r w:rsidR="00126061">
        <w:rPr>
          <w:rFonts w:ascii="Times New Roman" w:hAnsi="Times New Roman" w:cs="Times New Roman"/>
          <w:sz w:val="24"/>
          <w:szCs w:val="24"/>
        </w:rPr>
        <w:t xml:space="preserve"> and 0.67% moderately, which remained consistent into the following year. T</w:t>
      </w:r>
      <w:r>
        <w:rPr>
          <w:rFonts w:ascii="Times New Roman" w:hAnsi="Times New Roman" w:cs="Times New Roman"/>
          <w:sz w:val="24"/>
          <w:szCs w:val="24"/>
        </w:rPr>
        <w:t xml:space="preserve">he light damage </w:t>
      </w:r>
      <w:r w:rsidR="00126061">
        <w:rPr>
          <w:rFonts w:ascii="Times New Roman" w:hAnsi="Times New Roman" w:cs="Times New Roman"/>
          <w:sz w:val="24"/>
          <w:szCs w:val="24"/>
        </w:rPr>
        <w:t>increased from 63% to 89% of the forest after one year.</w:t>
      </w:r>
      <w:r w:rsidR="00905AB8">
        <w:rPr>
          <w:rFonts w:ascii="Times New Roman" w:hAnsi="Times New Roman" w:cs="Times New Roman"/>
          <w:sz w:val="24"/>
          <w:szCs w:val="24"/>
        </w:rPr>
        <w:t xml:space="preserve"> This is almost the opposite from Angelina National Forest, where it appears there wasn’t long-term damage to the forest. A possible explanation for this is that the wind from Hurricane Laura damaged the tree limbs to the point where re-sprouting was not possible after one year</w:t>
      </w:r>
      <w:r w:rsidR="00AC490A">
        <w:rPr>
          <w:rFonts w:ascii="Times New Roman" w:hAnsi="Times New Roman" w:cs="Times New Roman"/>
          <w:sz w:val="24"/>
          <w:szCs w:val="24"/>
        </w:rPr>
        <w:t xml:space="preserve">. This is consistent with the fact that Hurricane Laura was registered as a Category 2 hurricane when it passed through Kisatchie National Forest, which indicates higher wind speed and therefore more likely to cause damage. </w:t>
      </w:r>
    </w:p>
    <w:p w14:paraId="257FC36E" w14:textId="5F38A1B8" w:rsidR="00D532BA" w:rsidRDefault="00D532BA" w:rsidP="00DB5956">
      <w:pPr>
        <w:spacing w:line="480" w:lineRule="auto"/>
        <w:rPr>
          <w:rFonts w:ascii="Times New Roman" w:hAnsi="Times New Roman" w:cs="Times New Roman"/>
          <w:sz w:val="28"/>
          <w:szCs w:val="28"/>
        </w:rPr>
      </w:pPr>
      <w:r w:rsidRPr="00D532BA">
        <w:rPr>
          <w:rFonts w:ascii="Times New Roman" w:hAnsi="Times New Roman" w:cs="Times New Roman"/>
          <w:sz w:val="28"/>
          <w:szCs w:val="28"/>
        </w:rPr>
        <w:t>Lessons Learned</w:t>
      </w:r>
    </w:p>
    <w:p w14:paraId="23056AE4" w14:textId="2B9430D5" w:rsidR="0011301A" w:rsidRDefault="00D532BA" w:rsidP="00DB5956">
      <w:pPr>
        <w:spacing w:line="480" w:lineRule="auto"/>
        <w:rPr>
          <w:rFonts w:ascii="Times New Roman" w:hAnsi="Times New Roman" w:cs="Times New Roman"/>
          <w:sz w:val="24"/>
          <w:szCs w:val="24"/>
        </w:rPr>
      </w:pPr>
      <w:r>
        <w:rPr>
          <w:rFonts w:ascii="Times New Roman" w:hAnsi="Times New Roman" w:cs="Times New Roman"/>
          <w:sz w:val="28"/>
          <w:szCs w:val="28"/>
        </w:rPr>
        <w:tab/>
      </w:r>
      <w:r w:rsidR="00905AB8">
        <w:rPr>
          <w:rFonts w:ascii="Times New Roman" w:hAnsi="Times New Roman" w:cs="Times New Roman"/>
          <w:sz w:val="24"/>
          <w:szCs w:val="24"/>
        </w:rPr>
        <w:t>Without true on-the-ground field measurements</w:t>
      </w:r>
      <w:r>
        <w:rPr>
          <w:rFonts w:ascii="Times New Roman" w:hAnsi="Times New Roman" w:cs="Times New Roman"/>
          <w:sz w:val="24"/>
          <w:szCs w:val="24"/>
        </w:rPr>
        <w:t xml:space="preserve">, </w:t>
      </w:r>
      <w:r w:rsidR="00905AB8">
        <w:rPr>
          <w:rFonts w:ascii="Times New Roman" w:hAnsi="Times New Roman" w:cs="Times New Roman"/>
          <w:sz w:val="24"/>
          <w:szCs w:val="24"/>
        </w:rPr>
        <w:t>satellite imagery was used as ground-truthing</w:t>
      </w:r>
      <w:r>
        <w:rPr>
          <w:rFonts w:ascii="Times New Roman" w:hAnsi="Times New Roman" w:cs="Times New Roman"/>
          <w:sz w:val="24"/>
          <w:szCs w:val="24"/>
        </w:rPr>
        <w:t>. This project would be improved with detailed field measurements to compare results</w:t>
      </w:r>
      <w:r w:rsidR="00905AB8">
        <w:rPr>
          <w:rFonts w:ascii="Times New Roman" w:hAnsi="Times New Roman" w:cs="Times New Roman"/>
          <w:sz w:val="24"/>
          <w:szCs w:val="24"/>
        </w:rPr>
        <w:t xml:space="preserve"> for the highest possible accuracy.</w:t>
      </w:r>
      <w:r>
        <w:rPr>
          <w:rFonts w:ascii="Times New Roman" w:hAnsi="Times New Roman" w:cs="Times New Roman"/>
          <w:sz w:val="24"/>
          <w:szCs w:val="24"/>
        </w:rPr>
        <w:t xml:space="preserve"> </w:t>
      </w:r>
      <w:r w:rsidR="00905AB8">
        <w:rPr>
          <w:rFonts w:ascii="Times New Roman" w:hAnsi="Times New Roman" w:cs="Times New Roman"/>
          <w:sz w:val="24"/>
          <w:szCs w:val="24"/>
        </w:rPr>
        <w:t xml:space="preserve">In the absence of field measurements, drone or aerial imagery could be used in long-term monitoring to evaluate how forests </w:t>
      </w:r>
      <w:r w:rsidR="00BE5D93">
        <w:rPr>
          <w:rFonts w:ascii="Times New Roman" w:hAnsi="Times New Roman" w:cs="Times New Roman"/>
          <w:sz w:val="24"/>
          <w:szCs w:val="24"/>
        </w:rPr>
        <w:t>respond to</w:t>
      </w:r>
      <w:r w:rsidR="00905AB8">
        <w:rPr>
          <w:rFonts w:ascii="Times New Roman" w:hAnsi="Times New Roman" w:cs="Times New Roman"/>
          <w:sz w:val="24"/>
          <w:szCs w:val="24"/>
        </w:rPr>
        <w:t xml:space="preserve"> hurricanes over an </w:t>
      </w:r>
      <w:r w:rsidR="00905AB8">
        <w:rPr>
          <w:rFonts w:ascii="Times New Roman" w:hAnsi="Times New Roman" w:cs="Times New Roman"/>
          <w:sz w:val="24"/>
          <w:szCs w:val="24"/>
        </w:rPr>
        <w:lastRenderedPageBreak/>
        <w:t>extended period of time.</w:t>
      </w:r>
      <w:r w:rsidR="00AC490A">
        <w:rPr>
          <w:rFonts w:ascii="Times New Roman" w:hAnsi="Times New Roman" w:cs="Times New Roman"/>
          <w:sz w:val="24"/>
          <w:szCs w:val="24"/>
        </w:rPr>
        <w:t xml:space="preserve"> Cloud cover is also a major issue when analyzing hurricanes damage, so imagery acquired below cloud formation would be most ideal.</w:t>
      </w:r>
    </w:p>
    <w:p w14:paraId="31B1AFAC" w14:textId="0BBE4AA4" w:rsidR="009143AB" w:rsidRDefault="009143AB" w:rsidP="009143AB">
      <w:pPr>
        <w:spacing w:line="480" w:lineRule="auto"/>
        <w:rPr>
          <w:rFonts w:ascii="Times New Roman" w:hAnsi="Times New Roman" w:cs="Times New Roman"/>
          <w:i/>
          <w:iCs/>
          <w:color w:val="222222"/>
          <w:sz w:val="32"/>
          <w:szCs w:val="32"/>
          <w:shd w:val="clear" w:color="auto" w:fill="FFFFFF"/>
        </w:rPr>
      </w:pPr>
      <w:r>
        <w:rPr>
          <w:rFonts w:ascii="Times New Roman" w:hAnsi="Times New Roman" w:cs="Times New Roman"/>
          <w:i/>
          <w:iCs/>
          <w:color w:val="222222"/>
          <w:sz w:val="32"/>
          <w:szCs w:val="32"/>
          <w:shd w:val="clear" w:color="auto" w:fill="FFFFFF"/>
        </w:rPr>
        <w:t>Conclusion</w:t>
      </w:r>
    </w:p>
    <w:p w14:paraId="468D6F07" w14:textId="4F3E8E98" w:rsidR="008163BF" w:rsidRDefault="0011301A" w:rsidP="0011301A">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goal of this project was to estimate the damage caused by Hurricane Rita to Angelina National Forest and Hurricane Laura to Kisatchie National Forest using NDVI on Landsat satellite imagery. Image acquisition, cloud masking, and NDVI calculations were done in GEE and area calculations were performed in ArcPro. NDVI </w:t>
      </w:r>
      <w:r w:rsidR="008163BF">
        <w:rPr>
          <w:rFonts w:ascii="Times New Roman" w:hAnsi="Times New Roman" w:cs="Times New Roman"/>
          <w:color w:val="222222"/>
          <w:sz w:val="24"/>
          <w:szCs w:val="24"/>
          <w:shd w:val="clear" w:color="auto" w:fill="FFFFFF"/>
        </w:rPr>
        <w:t>was classified for</w:t>
      </w:r>
      <w:r>
        <w:rPr>
          <w:rFonts w:ascii="Times New Roman" w:hAnsi="Times New Roman" w:cs="Times New Roman"/>
          <w:color w:val="222222"/>
          <w:sz w:val="24"/>
          <w:szCs w:val="24"/>
          <w:shd w:val="clear" w:color="auto" w:fill="FFFFFF"/>
        </w:rPr>
        <w:t xml:space="preserve"> six images, three for </w:t>
      </w:r>
      <w:r w:rsidR="008163BF">
        <w:rPr>
          <w:rFonts w:ascii="Times New Roman" w:hAnsi="Times New Roman" w:cs="Times New Roman"/>
          <w:color w:val="222222"/>
          <w:sz w:val="24"/>
          <w:szCs w:val="24"/>
          <w:shd w:val="clear" w:color="auto" w:fill="FFFFFF"/>
        </w:rPr>
        <w:t xml:space="preserve">each </w:t>
      </w:r>
      <w:r>
        <w:rPr>
          <w:rFonts w:ascii="Times New Roman" w:hAnsi="Times New Roman" w:cs="Times New Roman"/>
          <w:color w:val="222222"/>
          <w:sz w:val="24"/>
          <w:szCs w:val="24"/>
          <w:shd w:val="clear" w:color="auto" w:fill="FFFFFF"/>
        </w:rPr>
        <w:t>National Forest. These comprised the NDVI before the hurricane, several months after the hurricane, and one year after the hurricane.</w:t>
      </w:r>
      <w:r w:rsidR="008A5220">
        <w:rPr>
          <w:rFonts w:ascii="Times New Roman" w:hAnsi="Times New Roman" w:cs="Times New Roman"/>
          <w:color w:val="222222"/>
          <w:sz w:val="24"/>
          <w:szCs w:val="24"/>
          <w:shd w:val="clear" w:color="auto" w:fill="FFFFFF"/>
        </w:rPr>
        <w:t xml:space="preserve"> An accuracy assessment was performed on the NDVI classification using Sentinel – 2 satellite imagery.</w:t>
      </w:r>
      <w:r>
        <w:rPr>
          <w:rFonts w:ascii="Times New Roman" w:hAnsi="Times New Roman" w:cs="Times New Roman"/>
          <w:color w:val="222222"/>
          <w:sz w:val="24"/>
          <w:szCs w:val="24"/>
          <w:shd w:val="clear" w:color="auto" w:fill="FFFFFF"/>
        </w:rPr>
        <w:t xml:space="preserve"> The NDVI difference was then taken between the baseline NDVI</w:t>
      </w:r>
      <w:r w:rsidR="008163BF">
        <w:rPr>
          <w:rFonts w:ascii="Times New Roman" w:hAnsi="Times New Roman" w:cs="Times New Roman"/>
          <w:color w:val="222222"/>
          <w:sz w:val="24"/>
          <w:szCs w:val="24"/>
          <w:shd w:val="clear" w:color="auto" w:fill="FFFFFF"/>
        </w:rPr>
        <w:t xml:space="preserve"> and each stage after the hurricane for each forest. The percent change between the NDVI baseline and NDVI’s after the hurricanes were then categorized into damage classes: no damage, light damage, moderate damage, heavy damage. The areas assigned to these categories were then calculated to get an estimate of the damage to each forest. </w:t>
      </w:r>
    </w:p>
    <w:p w14:paraId="1B273903" w14:textId="5ACF47C6" w:rsidR="008A5220" w:rsidRDefault="0011301A" w:rsidP="00AC2C7F">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9143AB">
        <w:rPr>
          <w:rFonts w:ascii="Times New Roman" w:hAnsi="Times New Roman" w:cs="Times New Roman"/>
          <w:color w:val="222222"/>
          <w:sz w:val="24"/>
          <w:szCs w:val="24"/>
          <w:shd w:val="clear" w:color="auto" w:fill="FFFFFF"/>
        </w:rPr>
        <w:t>This project has shown that in some cases, NDVI can overestimate the amount of damage caused to trees in Category 1 hurricanes.</w:t>
      </w:r>
      <w:r w:rsidR="003061C4">
        <w:rPr>
          <w:rFonts w:ascii="Times New Roman" w:hAnsi="Times New Roman" w:cs="Times New Roman"/>
          <w:color w:val="222222"/>
          <w:sz w:val="24"/>
          <w:szCs w:val="24"/>
          <w:shd w:val="clear" w:color="auto" w:fill="FFFFFF"/>
        </w:rPr>
        <w:t xml:space="preserve"> In Angelina National Forest, </w:t>
      </w:r>
      <w:r w:rsidR="008A5220">
        <w:rPr>
          <w:rFonts w:ascii="Times New Roman" w:hAnsi="Times New Roman" w:cs="Times New Roman"/>
          <w:color w:val="222222"/>
          <w:sz w:val="24"/>
          <w:szCs w:val="24"/>
          <w:shd w:val="clear" w:color="auto" w:fill="FFFFFF"/>
        </w:rPr>
        <w:t>most of</w:t>
      </w:r>
      <w:r w:rsidR="003061C4">
        <w:rPr>
          <w:rFonts w:ascii="Times New Roman" w:hAnsi="Times New Roman" w:cs="Times New Roman"/>
          <w:color w:val="222222"/>
          <w:sz w:val="24"/>
          <w:szCs w:val="24"/>
          <w:shd w:val="clear" w:color="auto" w:fill="FFFFFF"/>
        </w:rPr>
        <w:t xml:space="preserve"> the estimated damage was light damage</w:t>
      </w:r>
      <w:r w:rsidR="008A5220">
        <w:rPr>
          <w:rFonts w:ascii="Times New Roman" w:hAnsi="Times New Roman" w:cs="Times New Roman"/>
          <w:color w:val="222222"/>
          <w:sz w:val="24"/>
          <w:szCs w:val="24"/>
          <w:shd w:val="clear" w:color="auto" w:fill="FFFFFF"/>
        </w:rPr>
        <w:t xml:space="preserve"> at 69.44% with 13.96% heavy,</w:t>
      </w:r>
      <w:r w:rsidR="003061C4">
        <w:rPr>
          <w:rFonts w:ascii="Times New Roman" w:hAnsi="Times New Roman" w:cs="Times New Roman"/>
          <w:color w:val="222222"/>
          <w:sz w:val="24"/>
          <w:szCs w:val="24"/>
          <w:shd w:val="clear" w:color="auto" w:fill="FFFFFF"/>
        </w:rPr>
        <w:t xml:space="preserve"> while one year later the light damage was on</w:t>
      </w:r>
      <w:r w:rsidR="008A5220">
        <w:rPr>
          <w:rFonts w:ascii="Times New Roman" w:hAnsi="Times New Roman" w:cs="Times New Roman"/>
          <w:color w:val="222222"/>
          <w:sz w:val="24"/>
          <w:szCs w:val="24"/>
          <w:shd w:val="clear" w:color="auto" w:fill="FFFFFF"/>
        </w:rPr>
        <w:t>ly 9.67%</w:t>
      </w:r>
      <w:r w:rsidR="009143AB">
        <w:rPr>
          <w:rFonts w:ascii="Times New Roman" w:hAnsi="Times New Roman" w:cs="Times New Roman"/>
          <w:color w:val="222222"/>
          <w:sz w:val="24"/>
          <w:szCs w:val="24"/>
          <w:shd w:val="clear" w:color="auto" w:fill="FFFFFF"/>
        </w:rPr>
        <w:t xml:space="preserve"> </w:t>
      </w:r>
      <w:r w:rsidR="008A5220">
        <w:rPr>
          <w:rFonts w:ascii="Times New Roman" w:hAnsi="Times New Roman" w:cs="Times New Roman"/>
          <w:color w:val="222222"/>
          <w:sz w:val="24"/>
          <w:szCs w:val="24"/>
          <w:shd w:val="clear" w:color="auto" w:fill="FFFFFF"/>
        </w:rPr>
        <w:t xml:space="preserve">and less than 1% heavy damage. </w:t>
      </w:r>
      <w:r w:rsidR="009143AB">
        <w:rPr>
          <w:rFonts w:ascii="Times New Roman" w:hAnsi="Times New Roman" w:cs="Times New Roman"/>
          <w:color w:val="222222"/>
          <w:sz w:val="24"/>
          <w:szCs w:val="24"/>
          <w:shd w:val="clear" w:color="auto" w:fill="FFFFFF"/>
        </w:rPr>
        <w:t xml:space="preserve">However, </w:t>
      </w:r>
      <w:r w:rsidR="008A5220">
        <w:rPr>
          <w:rFonts w:ascii="Times New Roman" w:hAnsi="Times New Roman" w:cs="Times New Roman"/>
          <w:color w:val="222222"/>
          <w:sz w:val="24"/>
          <w:szCs w:val="24"/>
          <w:shd w:val="clear" w:color="auto" w:fill="FFFFFF"/>
        </w:rPr>
        <w:t>for</w:t>
      </w:r>
      <w:r w:rsidR="009143AB">
        <w:rPr>
          <w:rFonts w:ascii="Times New Roman" w:hAnsi="Times New Roman" w:cs="Times New Roman"/>
          <w:color w:val="222222"/>
          <w:sz w:val="24"/>
          <w:szCs w:val="24"/>
          <w:shd w:val="clear" w:color="auto" w:fill="FFFFFF"/>
        </w:rPr>
        <w:t xml:space="preserve"> Category 2 hurricanes, NDVI can be used as a good indicator of how much damage a forest has sustained.</w:t>
      </w:r>
      <w:r w:rsidR="008A5220">
        <w:rPr>
          <w:rFonts w:ascii="Times New Roman" w:hAnsi="Times New Roman" w:cs="Times New Roman"/>
          <w:color w:val="222222"/>
          <w:sz w:val="24"/>
          <w:szCs w:val="24"/>
          <w:shd w:val="clear" w:color="auto" w:fill="FFFFFF"/>
        </w:rPr>
        <w:t xml:space="preserve"> In Kisatchie National Forest, approximately</w:t>
      </w:r>
      <w:r w:rsidR="009143AB">
        <w:rPr>
          <w:rFonts w:ascii="Times New Roman" w:hAnsi="Times New Roman" w:cs="Times New Roman"/>
          <w:color w:val="222222"/>
          <w:sz w:val="24"/>
          <w:szCs w:val="24"/>
          <w:shd w:val="clear" w:color="auto" w:fill="FFFFFF"/>
        </w:rPr>
        <w:t xml:space="preserve"> </w:t>
      </w:r>
      <w:r w:rsidR="008A5220">
        <w:rPr>
          <w:rFonts w:ascii="Times New Roman" w:hAnsi="Times New Roman" w:cs="Times New Roman"/>
          <w:color w:val="222222"/>
          <w:sz w:val="24"/>
          <w:szCs w:val="24"/>
          <w:shd w:val="clear" w:color="auto" w:fill="FFFFFF"/>
        </w:rPr>
        <w:t xml:space="preserve">63% of the forest sustained light damage, and one year later it sustained approximately 89% light damage. </w:t>
      </w:r>
      <w:r w:rsidR="008163BF">
        <w:rPr>
          <w:rFonts w:ascii="Times New Roman" w:hAnsi="Times New Roman" w:cs="Times New Roman"/>
          <w:color w:val="222222"/>
          <w:sz w:val="24"/>
          <w:szCs w:val="24"/>
          <w:shd w:val="clear" w:color="auto" w:fill="FFFFFF"/>
        </w:rPr>
        <w:t xml:space="preserve">This project also showed that GEE can be a valuable resource when estimating hurricane damage. </w:t>
      </w:r>
      <w:r w:rsidR="009143AB">
        <w:rPr>
          <w:rFonts w:ascii="Times New Roman" w:hAnsi="Times New Roman" w:cs="Times New Roman"/>
          <w:color w:val="222222"/>
          <w:sz w:val="24"/>
          <w:szCs w:val="24"/>
          <w:shd w:val="clear" w:color="auto" w:fill="FFFFFF"/>
        </w:rPr>
        <w:t xml:space="preserve">Damage assessments should be used with caution </w:t>
      </w:r>
      <w:r w:rsidR="009143AB">
        <w:rPr>
          <w:rFonts w:ascii="Times New Roman" w:hAnsi="Times New Roman" w:cs="Times New Roman"/>
          <w:color w:val="222222"/>
          <w:sz w:val="24"/>
          <w:szCs w:val="24"/>
          <w:shd w:val="clear" w:color="auto" w:fill="FFFFFF"/>
        </w:rPr>
        <w:lastRenderedPageBreak/>
        <w:t>however, as Landsat satellite imagery can only produce a spatial resolution of 30 x 30 meters, reducing the accuracy of assessment. As higher resolution satellite</w:t>
      </w:r>
      <w:r w:rsidR="00EA4831">
        <w:rPr>
          <w:rFonts w:ascii="Times New Roman" w:hAnsi="Times New Roman" w:cs="Times New Roman"/>
          <w:color w:val="222222"/>
          <w:sz w:val="24"/>
          <w:szCs w:val="24"/>
          <w:shd w:val="clear" w:color="auto" w:fill="FFFFFF"/>
        </w:rPr>
        <w:t xml:space="preserve"> and aerial imagery</w:t>
      </w:r>
      <w:r w:rsidR="009143AB">
        <w:rPr>
          <w:rFonts w:ascii="Times New Roman" w:hAnsi="Times New Roman" w:cs="Times New Roman"/>
          <w:color w:val="222222"/>
          <w:sz w:val="24"/>
          <w:szCs w:val="24"/>
          <w:shd w:val="clear" w:color="auto" w:fill="FFFFFF"/>
        </w:rPr>
        <w:t xml:space="preserve"> becomes more easily accessible, </w:t>
      </w:r>
      <w:r w:rsidR="00EA4831">
        <w:rPr>
          <w:rFonts w:ascii="Times New Roman" w:hAnsi="Times New Roman" w:cs="Times New Roman"/>
          <w:color w:val="222222"/>
          <w:sz w:val="24"/>
          <w:szCs w:val="24"/>
          <w:shd w:val="clear" w:color="auto" w:fill="FFFFFF"/>
        </w:rPr>
        <w:t xml:space="preserve">hurricane </w:t>
      </w:r>
      <w:r w:rsidR="009143AB">
        <w:rPr>
          <w:rFonts w:ascii="Times New Roman" w:hAnsi="Times New Roman" w:cs="Times New Roman"/>
          <w:color w:val="222222"/>
          <w:sz w:val="24"/>
          <w:szCs w:val="24"/>
          <w:shd w:val="clear" w:color="auto" w:fill="FFFFFF"/>
        </w:rPr>
        <w:t xml:space="preserve">damage assessments should also increase </w:t>
      </w:r>
      <w:r w:rsidR="00EA4831">
        <w:rPr>
          <w:rFonts w:ascii="Times New Roman" w:hAnsi="Times New Roman" w:cs="Times New Roman"/>
          <w:color w:val="222222"/>
          <w:sz w:val="24"/>
          <w:szCs w:val="24"/>
          <w:shd w:val="clear" w:color="auto" w:fill="FFFFFF"/>
        </w:rPr>
        <w:t>in accuracy and reduce the need for field measurements.</w:t>
      </w:r>
    </w:p>
    <w:p w14:paraId="013D3F7E"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56416CB1"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6B174E82"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40A46206"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33FA4EDF"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23011399"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379F9846"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4F4D2F65"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6DD25C97"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6967D360" w14:textId="77777777" w:rsidR="00AA50F9" w:rsidRDefault="00AA50F9" w:rsidP="00AC2C7F">
      <w:pPr>
        <w:spacing w:line="480" w:lineRule="auto"/>
        <w:ind w:firstLine="720"/>
        <w:rPr>
          <w:rFonts w:ascii="Times New Roman" w:hAnsi="Times New Roman" w:cs="Times New Roman"/>
          <w:color w:val="222222"/>
          <w:sz w:val="24"/>
          <w:szCs w:val="24"/>
          <w:shd w:val="clear" w:color="auto" w:fill="FFFFFF"/>
        </w:rPr>
      </w:pPr>
    </w:p>
    <w:p w14:paraId="17E03798" w14:textId="77777777" w:rsidR="00AC2C7F" w:rsidRDefault="00AC2C7F" w:rsidP="00AC2C7F">
      <w:pPr>
        <w:spacing w:line="480" w:lineRule="auto"/>
        <w:ind w:firstLine="720"/>
        <w:rPr>
          <w:rFonts w:ascii="Times New Roman" w:hAnsi="Times New Roman" w:cs="Times New Roman"/>
          <w:color w:val="222222"/>
          <w:sz w:val="24"/>
          <w:szCs w:val="24"/>
          <w:shd w:val="clear" w:color="auto" w:fill="FFFFFF"/>
        </w:rPr>
      </w:pPr>
    </w:p>
    <w:p w14:paraId="0BBE9FFC" w14:textId="77777777" w:rsidR="00AC2C7F" w:rsidRDefault="00AC2C7F" w:rsidP="00AC2C7F">
      <w:pPr>
        <w:spacing w:line="480" w:lineRule="auto"/>
        <w:ind w:firstLine="720"/>
        <w:rPr>
          <w:rFonts w:ascii="Times New Roman" w:hAnsi="Times New Roman" w:cs="Times New Roman"/>
          <w:color w:val="222222"/>
          <w:sz w:val="24"/>
          <w:szCs w:val="24"/>
          <w:shd w:val="clear" w:color="auto" w:fill="FFFFFF"/>
        </w:rPr>
      </w:pPr>
    </w:p>
    <w:p w14:paraId="12200711" w14:textId="77777777" w:rsidR="00AC2C7F" w:rsidRDefault="00AC2C7F" w:rsidP="00AC2C7F">
      <w:pPr>
        <w:spacing w:line="480" w:lineRule="auto"/>
        <w:ind w:firstLine="720"/>
        <w:rPr>
          <w:rFonts w:ascii="Times New Roman" w:hAnsi="Times New Roman" w:cs="Times New Roman"/>
          <w:color w:val="222222"/>
          <w:sz w:val="24"/>
          <w:szCs w:val="24"/>
          <w:shd w:val="clear" w:color="auto" w:fill="FFFFFF"/>
        </w:rPr>
      </w:pPr>
    </w:p>
    <w:p w14:paraId="1229EC90" w14:textId="77777777" w:rsidR="0071789A" w:rsidRDefault="0071789A" w:rsidP="0071789A">
      <w:pPr>
        <w:spacing w:after="240"/>
        <w:rPr>
          <w:rFonts w:ascii="Times New Roman" w:hAnsi="Times New Roman" w:cs="Times New Roman"/>
          <w:i/>
          <w:iCs/>
          <w:color w:val="222222"/>
          <w:sz w:val="32"/>
          <w:szCs w:val="32"/>
          <w:shd w:val="clear" w:color="auto" w:fill="FFFFFF"/>
        </w:rPr>
      </w:pPr>
    </w:p>
    <w:p w14:paraId="5B2EE170" w14:textId="77777777" w:rsidR="0071789A" w:rsidRDefault="0071789A" w:rsidP="0071789A">
      <w:pPr>
        <w:spacing w:after="240"/>
        <w:rPr>
          <w:rFonts w:ascii="Times New Roman" w:hAnsi="Times New Roman" w:cs="Times New Roman"/>
          <w:i/>
          <w:iCs/>
          <w:color w:val="222222"/>
          <w:sz w:val="32"/>
          <w:szCs w:val="32"/>
          <w:shd w:val="clear" w:color="auto" w:fill="FFFFFF"/>
        </w:rPr>
      </w:pPr>
    </w:p>
    <w:p w14:paraId="200A847C" w14:textId="6D651DA3" w:rsidR="0015589E" w:rsidRDefault="0015589E" w:rsidP="0071789A">
      <w:pPr>
        <w:spacing w:after="240"/>
        <w:rPr>
          <w:rFonts w:ascii="Times New Roman" w:hAnsi="Times New Roman" w:cs="Times New Roman"/>
          <w:i/>
          <w:iCs/>
          <w:color w:val="222222"/>
          <w:sz w:val="32"/>
          <w:szCs w:val="32"/>
          <w:shd w:val="clear" w:color="auto" w:fill="FFFFFF"/>
        </w:rPr>
      </w:pPr>
      <w:r w:rsidRPr="0015589E">
        <w:rPr>
          <w:rFonts w:ascii="Times New Roman" w:hAnsi="Times New Roman" w:cs="Times New Roman"/>
          <w:i/>
          <w:iCs/>
          <w:color w:val="222222"/>
          <w:sz w:val="32"/>
          <w:szCs w:val="32"/>
          <w:shd w:val="clear" w:color="auto" w:fill="FFFFFF"/>
        </w:rPr>
        <w:lastRenderedPageBreak/>
        <w:t>Reference</w:t>
      </w:r>
    </w:p>
    <w:p w14:paraId="668074A1" w14:textId="487CB7D0" w:rsidR="00EA2763" w:rsidRDefault="00EA2763" w:rsidP="0015589E">
      <w:pPr>
        <w:spacing w:after="240"/>
        <w:ind w:left="720" w:hanging="720"/>
        <w:rPr>
          <w:rFonts w:ascii="Times New Roman" w:hAnsi="Times New Roman" w:cs="Times New Roman"/>
          <w:color w:val="222222"/>
          <w:sz w:val="24"/>
          <w:szCs w:val="24"/>
          <w:shd w:val="clear" w:color="auto" w:fill="FFFFFF"/>
        </w:rPr>
      </w:pPr>
      <w:r w:rsidRPr="00EA2763">
        <w:rPr>
          <w:rFonts w:ascii="Times New Roman" w:hAnsi="Times New Roman" w:cs="Times New Roman"/>
          <w:color w:val="222222"/>
          <w:sz w:val="24"/>
          <w:szCs w:val="24"/>
          <w:shd w:val="clear" w:color="auto" w:fill="FFFFFF"/>
        </w:rPr>
        <w:t>Aghababaei, M., Ebrahimi, A., Naghipour, A., Asadi, E., &amp; Verrelst, J. (2021). Vegetation types mapping using multi-temporal Landsat images in the google earth engine platform. Remote sensing, 13(22), 4683</w:t>
      </w:r>
      <w:r w:rsidRPr="00EA2763">
        <w:rPr>
          <w:rFonts w:ascii="Times New Roman" w:hAnsi="Times New Roman" w:cs="Times New Roman"/>
          <w:i/>
          <w:iCs/>
          <w:color w:val="222222"/>
          <w:sz w:val="24"/>
          <w:szCs w:val="24"/>
          <w:shd w:val="clear" w:color="auto" w:fill="FFFFFF"/>
        </w:rPr>
        <w:t>.</w:t>
      </w:r>
      <w:r>
        <w:rPr>
          <w:rFonts w:ascii="Times New Roman" w:hAnsi="Times New Roman" w:cs="Times New Roman"/>
          <w:color w:val="222222"/>
          <w:sz w:val="24"/>
          <w:szCs w:val="24"/>
          <w:shd w:val="clear" w:color="auto" w:fill="FFFFFF"/>
        </w:rPr>
        <w:t xml:space="preserve"> DOI: </w:t>
      </w:r>
      <w:hyperlink r:id="rId26" w:history="1">
        <w:r w:rsidRPr="00AC5608">
          <w:rPr>
            <w:rStyle w:val="Hyperlink"/>
            <w:rFonts w:ascii="Times New Roman" w:hAnsi="Times New Roman" w:cs="Times New Roman"/>
            <w:sz w:val="24"/>
            <w:szCs w:val="24"/>
            <w:shd w:val="clear" w:color="auto" w:fill="FFFFFF"/>
          </w:rPr>
          <w:t>https://doi.org/10.3390/rs13224683</w:t>
        </w:r>
      </w:hyperlink>
    </w:p>
    <w:p w14:paraId="74A40CD7" w14:textId="6A35765C"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B97210">
        <w:rPr>
          <w:rFonts w:ascii="Times New Roman" w:hAnsi="Times New Roman" w:cs="Times New Roman"/>
          <w:color w:val="222222"/>
          <w:sz w:val="24"/>
          <w:szCs w:val="24"/>
          <w:shd w:val="clear" w:color="auto" w:fill="FFFFFF"/>
        </w:rPr>
        <w:t>Akbulak, C., Tatlı, H., Aygün, G., &amp; Sağlam, B. (2018). Forest fire risk analysis via integration of GIS, RS and AHP: The Case of Çanakkale, Turkey. </w:t>
      </w:r>
      <w:r w:rsidRPr="00B97210">
        <w:rPr>
          <w:rFonts w:ascii="Times New Roman" w:hAnsi="Times New Roman" w:cs="Times New Roman"/>
          <w:i/>
          <w:iCs/>
          <w:color w:val="222222"/>
          <w:sz w:val="24"/>
          <w:szCs w:val="24"/>
          <w:shd w:val="clear" w:color="auto" w:fill="FFFFFF"/>
        </w:rPr>
        <w:t>Journal of Human Sciences</w:t>
      </w:r>
      <w:r w:rsidRPr="00B97210">
        <w:rPr>
          <w:rFonts w:ascii="Times New Roman" w:hAnsi="Times New Roman" w:cs="Times New Roman"/>
          <w:color w:val="222222"/>
          <w:sz w:val="24"/>
          <w:szCs w:val="24"/>
          <w:shd w:val="clear" w:color="auto" w:fill="FFFFFF"/>
        </w:rPr>
        <w:t>, </w:t>
      </w:r>
      <w:r w:rsidRPr="00B97210">
        <w:rPr>
          <w:rFonts w:ascii="Times New Roman" w:hAnsi="Times New Roman" w:cs="Times New Roman"/>
          <w:i/>
          <w:iCs/>
          <w:color w:val="222222"/>
          <w:sz w:val="24"/>
          <w:szCs w:val="24"/>
          <w:shd w:val="clear" w:color="auto" w:fill="FFFFFF"/>
        </w:rPr>
        <w:t>15</w:t>
      </w:r>
      <w:r w:rsidRPr="00B97210">
        <w:rPr>
          <w:rFonts w:ascii="Times New Roman" w:hAnsi="Times New Roman" w:cs="Times New Roman"/>
          <w:color w:val="222222"/>
          <w:sz w:val="24"/>
          <w:szCs w:val="24"/>
          <w:shd w:val="clear" w:color="auto" w:fill="FFFFFF"/>
        </w:rPr>
        <w:t>(4), 2127-2143.</w:t>
      </w:r>
    </w:p>
    <w:p w14:paraId="6C1FD9BE" w14:textId="38927700" w:rsidR="000E33A0" w:rsidRDefault="00713AC8" w:rsidP="000E33A0">
      <w:pPr>
        <w:spacing w:after="240"/>
        <w:ind w:left="720" w:hanging="720"/>
        <w:rPr>
          <w:rFonts w:ascii="Times New Roman" w:hAnsi="Times New Roman" w:cs="Times New Roman"/>
          <w:color w:val="222222"/>
          <w:sz w:val="24"/>
          <w:szCs w:val="24"/>
          <w:shd w:val="clear" w:color="auto" w:fill="FFFFFF"/>
        </w:rPr>
      </w:pPr>
      <w:r w:rsidRPr="00713AC8">
        <w:rPr>
          <w:rFonts w:ascii="Times New Roman" w:hAnsi="Times New Roman" w:cs="Times New Roman"/>
          <w:color w:val="222222"/>
          <w:sz w:val="24"/>
          <w:szCs w:val="24"/>
          <w:shd w:val="clear" w:color="auto" w:fill="FFFFFF"/>
        </w:rPr>
        <w:t>Aznar-Sánchez, J. A., Belmonte-Ureña, L. J., López-Serrano, M. J., &amp; Velasco-Muñoz, J. F. (2018). Forest ecosystem services: An analysis of worldwide research. </w:t>
      </w:r>
      <w:r w:rsidRPr="00713AC8">
        <w:rPr>
          <w:rFonts w:ascii="Times New Roman" w:hAnsi="Times New Roman" w:cs="Times New Roman"/>
          <w:i/>
          <w:iCs/>
          <w:color w:val="222222"/>
          <w:sz w:val="24"/>
          <w:szCs w:val="24"/>
          <w:shd w:val="clear" w:color="auto" w:fill="FFFFFF"/>
        </w:rPr>
        <w:t>Forests</w:t>
      </w:r>
      <w:r w:rsidRPr="00713AC8">
        <w:rPr>
          <w:rFonts w:ascii="Times New Roman" w:hAnsi="Times New Roman" w:cs="Times New Roman"/>
          <w:color w:val="222222"/>
          <w:sz w:val="24"/>
          <w:szCs w:val="24"/>
          <w:shd w:val="clear" w:color="auto" w:fill="FFFFFF"/>
        </w:rPr>
        <w:t>, </w:t>
      </w:r>
      <w:r w:rsidRPr="00713AC8">
        <w:rPr>
          <w:rFonts w:ascii="Times New Roman" w:hAnsi="Times New Roman" w:cs="Times New Roman"/>
          <w:i/>
          <w:iCs/>
          <w:color w:val="222222"/>
          <w:sz w:val="24"/>
          <w:szCs w:val="24"/>
          <w:shd w:val="clear" w:color="auto" w:fill="FFFFFF"/>
        </w:rPr>
        <w:t>9</w:t>
      </w:r>
      <w:r w:rsidRPr="00713AC8">
        <w:rPr>
          <w:rFonts w:ascii="Times New Roman" w:hAnsi="Times New Roman" w:cs="Times New Roman"/>
          <w:color w:val="222222"/>
          <w:sz w:val="24"/>
          <w:szCs w:val="24"/>
          <w:shd w:val="clear" w:color="auto" w:fill="FFFFFF"/>
        </w:rPr>
        <w:t>(8), 453.</w:t>
      </w:r>
      <w:r>
        <w:rPr>
          <w:rFonts w:ascii="Times New Roman" w:hAnsi="Times New Roman" w:cs="Times New Roman"/>
          <w:color w:val="222222"/>
          <w:sz w:val="24"/>
          <w:szCs w:val="24"/>
          <w:shd w:val="clear" w:color="auto" w:fill="FFFFFF"/>
        </w:rPr>
        <w:t xml:space="preserve"> DOI: </w:t>
      </w:r>
      <w:hyperlink r:id="rId27" w:history="1">
        <w:r w:rsidR="0015589E" w:rsidRPr="006858DF">
          <w:rPr>
            <w:rStyle w:val="Hyperlink"/>
            <w:rFonts w:ascii="Times New Roman" w:hAnsi="Times New Roman" w:cs="Times New Roman"/>
            <w:sz w:val="24"/>
            <w:szCs w:val="24"/>
            <w:shd w:val="clear" w:color="auto" w:fill="FFFFFF"/>
          </w:rPr>
          <w:t>http://dx.doi.org/10.3390/f9080453</w:t>
        </w:r>
      </w:hyperlink>
    </w:p>
    <w:p w14:paraId="37AE7E04" w14:textId="7711420D" w:rsidR="0015589E" w:rsidRDefault="0015589E" w:rsidP="0015589E">
      <w:pPr>
        <w:spacing w:after="240"/>
        <w:ind w:left="720" w:hanging="720"/>
        <w:rPr>
          <w:rStyle w:val="Hyperlink"/>
          <w:rFonts w:ascii="Times New Roman" w:hAnsi="Times New Roman" w:cs="Times New Roman"/>
          <w:sz w:val="24"/>
          <w:szCs w:val="24"/>
          <w:shd w:val="clear" w:color="auto" w:fill="FFFFFF"/>
        </w:rPr>
      </w:pPr>
      <w:r w:rsidRPr="00186894">
        <w:rPr>
          <w:rFonts w:ascii="Times New Roman" w:hAnsi="Times New Roman" w:cs="Times New Roman"/>
          <w:color w:val="222222"/>
          <w:sz w:val="24"/>
          <w:szCs w:val="24"/>
          <w:shd w:val="clear" w:color="auto" w:fill="FFFFFF"/>
        </w:rPr>
        <w:t>Balaguru, K., Xu, W., Chang, C., Leung, L., Judi, D., Hagos, S. M.,</w:t>
      </w:r>
      <w:r>
        <w:rPr>
          <w:rFonts w:ascii="Times New Roman" w:hAnsi="Times New Roman" w:cs="Times New Roman"/>
          <w:color w:val="222222"/>
          <w:sz w:val="24"/>
          <w:szCs w:val="24"/>
          <w:shd w:val="clear" w:color="auto" w:fill="FFFFFF"/>
        </w:rPr>
        <w:t xml:space="preserve"> </w:t>
      </w:r>
      <w:r w:rsidRPr="00186894">
        <w:rPr>
          <w:rFonts w:ascii="Times New Roman" w:hAnsi="Times New Roman" w:cs="Times New Roman"/>
          <w:color w:val="222222"/>
          <w:sz w:val="24"/>
          <w:szCs w:val="24"/>
          <w:shd w:val="clear" w:color="auto" w:fill="FFFFFF"/>
        </w:rPr>
        <w:t>&amp; Ting, M. (2023). Increased US coastal hurricane risk under climate change. </w:t>
      </w:r>
      <w:r w:rsidRPr="00186894">
        <w:rPr>
          <w:rFonts w:ascii="Times New Roman" w:hAnsi="Times New Roman" w:cs="Times New Roman"/>
          <w:i/>
          <w:iCs/>
          <w:color w:val="222222"/>
          <w:sz w:val="24"/>
          <w:szCs w:val="24"/>
          <w:shd w:val="clear" w:color="auto" w:fill="FFFFFF"/>
        </w:rPr>
        <w:t>Science advances</w:t>
      </w:r>
      <w:r w:rsidRPr="00186894">
        <w:rPr>
          <w:rFonts w:ascii="Times New Roman" w:hAnsi="Times New Roman" w:cs="Times New Roman"/>
          <w:color w:val="222222"/>
          <w:sz w:val="24"/>
          <w:szCs w:val="24"/>
          <w:shd w:val="clear" w:color="auto" w:fill="FFFFFF"/>
        </w:rPr>
        <w:t>, </w:t>
      </w:r>
      <w:r w:rsidRPr="00186894">
        <w:rPr>
          <w:rFonts w:ascii="Times New Roman" w:hAnsi="Times New Roman" w:cs="Times New Roman"/>
          <w:i/>
          <w:iCs/>
          <w:color w:val="222222"/>
          <w:sz w:val="24"/>
          <w:szCs w:val="24"/>
          <w:shd w:val="clear" w:color="auto" w:fill="FFFFFF"/>
        </w:rPr>
        <w:t>9</w:t>
      </w:r>
      <w:r w:rsidRPr="00186894">
        <w:rPr>
          <w:rFonts w:ascii="Times New Roman" w:hAnsi="Times New Roman" w:cs="Times New Roman"/>
          <w:color w:val="222222"/>
          <w:sz w:val="24"/>
          <w:szCs w:val="24"/>
          <w:shd w:val="clear" w:color="auto" w:fill="FFFFFF"/>
        </w:rPr>
        <w:t>(14)</w:t>
      </w:r>
      <w:r>
        <w:rPr>
          <w:rFonts w:ascii="Times New Roman" w:hAnsi="Times New Roman" w:cs="Times New Roman"/>
          <w:color w:val="222222"/>
          <w:sz w:val="24"/>
          <w:szCs w:val="24"/>
          <w:shd w:val="clear" w:color="auto" w:fill="FFFFFF"/>
        </w:rPr>
        <w:t xml:space="preserve">. DOI: </w:t>
      </w:r>
      <w:hyperlink r:id="rId28" w:history="1">
        <w:r w:rsidRPr="006858DF">
          <w:rPr>
            <w:rStyle w:val="Hyperlink"/>
            <w:rFonts w:ascii="Times New Roman" w:hAnsi="Times New Roman" w:cs="Times New Roman"/>
            <w:sz w:val="24"/>
            <w:szCs w:val="24"/>
            <w:shd w:val="clear" w:color="auto" w:fill="FFFFFF"/>
          </w:rPr>
          <w:t>https://doi.org/10.1126/sciadv.adf0259</w:t>
        </w:r>
      </w:hyperlink>
    </w:p>
    <w:p w14:paraId="5B9372F7" w14:textId="356681E8" w:rsidR="000E33A0" w:rsidRDefault="000E33A0" w:rsidP="000E33A0">
      <w:pPr>
        <w:spacing w:after="240"/>
        <w:ind w:left="720" w:hanging="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Banazadeh, P. (2020). </w:t>
      </w:r>
      <w:r w:rsidRPr="004867A1">
        <w:rPr>
          <w:rFonts w:ascii="Times New Roman" w:hAnsi="Times New Roman" w:cs="Times New Roman"/>
          <w:i/>
          <w:iCs/>
          <w:color w:val="222222"/>
          <w:sz w:val="24"/>
          <w:szCs w:val="24"/>
          <w:shd w:val="clear" w:color="auto" w:fill="FFFFFF"/>
        </w:rPr>
        <w:t>Capella Unveils World’s Highest Resolution Commercial SAR Imagery</w:t>
      </w:r>
      <w:r>
        <w:rPr>
          <w:rFonts w:ascii="Times New Roman" w:hAnsi="Times New Roman" w:cs="Times New Roman"/>
          <w:color w:val="222222"/>
          <w:sz w:val="24"/>
          <w:szCs w:val="24"/>
          <w:shd w:val="clear" w:color="auto" w:fill="FFFFFF"/>
        </w:rPr>
        <w:t xml:space="preserve">. Capella Space. Available Online at: </w:t>
      </w:r>
      <w:hyperlink r:id="rId29" w:history="1">
        <w:r w:rsidRPr="006858DF">
          <w:rPr>
            <w:rStyle w:val="Hyperlink"/>
            <w:rFonts w:ascii="Times New Roman" w:hAnsi="Times New Roman" w:cs="Times New Roman"/>
            <w:sz w:val="24"/>
            <w:szCs w:val="24"/>
            <w:shd w:val="clear" w:color="auto" w:fill="FFFFFF"/>
          </w:rPr>
          <w:t>https://www.capellaspace.com/capella-unveils-worlds-highest-resolution-commercial-sar-imagery/</w:t>
        </w:r>
      </w:hyperlink>
      <w:r>
        <w:rPr>
          <w:rFonts w:ascii="Times New Roman" w:hAnsi="Times New Roman" w:cs="Times New Roman"/>
          <w:color w:val="222222"/>
          <w:sz w:val="24"/>
          <w:szCs w:val="24"/>
          <w:shd w:val="clear" w:color="auto" w:fill="FFFFFF"/>
        </w:rPr>
        <w:t xml:space="preserve">. </w:t>
      </w:r>
    </w:p>
    <w:p w14:paraId="306388A7" w14:textId="2F1D68AE"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8024B1">
        <w:rPr>
          <w:rFonts w:ascii="Times New Roman" w:hAnsi="Times New Roman" w:cs="Times New Roman"/>
          <w:color w:val="222222"/>
          <w:sz w:val="24"/>
          <w:szCs w:val="24"/>
          <w:shd w:val="clear" w:color="auto" w:fill="FFFFFF"/>
        </w:rPr>
        <w:t>Boucher, D. H., Vandermeer, J. H., Yih, K., &amp; Zamora, N. (1990). Contrasting hurricane damage in tropical rain forest and pine forest. </w:t>
      </w:r>
      <w:r w:rsidRPr="008024B1">
        <w:rPr>
          <w:rFonts w:ascii="Times New Roman" w:hAnsi="Times New Roman" w:cs="Times New Roman"/>
          <w:i/>
          <w:iCs/>
          <w:color w:val="222222"/>
          <w:sz w:val="24"/>
          <w:szCs w:val="24"/>
          <w:shd w:val="clear" w:color="auto" w:fill="FFFFFF"/>
        </w:rPr>
        <w:t>Ecology</w:t>
      </w:r>
      <w:r w:rsidRPr="008024B1">
        <w:rPr>
          <w:rFonts w:ascii="Times New Roman" w:hAnsi="Times New Roman" w:cs="Times New Roman"/>
          <w:color w:val="222222"/>
          <w:sz w:val="24"/>
          <w:szCs w:val="24"/>
          <w:shd w:val="clear" w:color="auto" w:fill="FFFFFF"/>
        </w:rPr>
        <w:t xml:space="preserve">, </w:t>
      </w:r>
      <w:r w:rsidR="004867A1">
        <w:rPr>
          <w:rFonts w:ascii="Times New Roman" w:hAnsi="Times New Roman" w:cs="Times New Roman"/>
          <w:color w:val="222222"/>
          <w:sz w:val="24"/>
          <w:szCs w:val="24"/>
          <w:shd w:val="clear" w:color="auto" w:fill="FFFFFF"/>
        </w:rPr>
        <w:t xml:space="preserve">71(5), </w:t>
      </w:r>
      <w:r w:rsidRPr="008024B1">
        <w:rPr>
          <w:rFonts w:ascii="Times New Roman" w:hAnsi="Times New Roman" w:cs="Times New Roman"/>
          <w:color w:val="222222"/>
          <w:sz w:val="24"/>
          <w:szCs w:val="24"/>
          <w:shd w:val="clear" w:color="auto" w:fill="FFFFFF"/>
        </w:rPr>
        <w:t>2022-2024.</w:t>
      </w:r>
    </w:p>
    <w:p w14:paraId="7BDDCE78" w14:textId="40C369B0"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584491">
        <w:rPr>
          <w:rFonts w:ascii="Times New Roman" w:hAnsi="Times New Roman" w:cs="Times New Roman"/>
          <w:color w:val="222222"/>
          <w:sz w:val="24"/>
          <w:szCs w:val="24"/>
          <w:shd w:val="clear" w:color="auto" w:fill="FFFFFF"/>
        </w:rPr>
        <w:t>Cohen, W., Yang, Z., Stehman, S., Schroeder, T., Bell, D, Masek, J</w:t>
      </w:r>
      <w:r>
        <w:rPr>
          <w:rFonts w:ascii="Times New Roman" w:hAnsi="Times New Roman" w:cs="Times New Roman"/>
          <w:color w:val="222222"/>
          <w:sz w:val="24"/>
          <w:szCs w:val="24"/>
          <w:shd w:val="clear" w:color="auto" w:fill="FFFFFF"/>
        </w:rPr>
        <w:t>.</w:t>
      </w:r>
      <w:r w:rsidRPr="00584491">
        <w:rPr>
          <w:rFonts w:ascii="Times New Roman" w:hAnsi="Times New Roman" w:cs="Times New Roman"/>
          <w:color w:val="222222"/>
          <w:sz w:val="24"/>
          <w:szCs w:val="24"/>
          <w:shd w:val="clear" w:color="auto" w:fill="FFFFFF"/>
        </w:rPr>
        <w:t>, &amp; Meigs, G. (2016). Forest disturbance across the conterminous United States from 1985–2012: The emerging dominance of forest decline. </w:t>
      </w:r>
      <w:r w:rsidRPr="00584491">
        <w:rPr>
          <w:rFonts w:ascii="Times New Roman" w:hAnsi="Times New Roman" w:cs="Times New Roman"/>
          <w:i/>
          <w:iCs/>
          <w:color w:val="222222"/>
          <w:sz w:val="24"/>
          <w:szCs w:val="24"/>
          <w:shd w:val="clear" w:color="auto" w:fill="FFFFFF"/>
        </w:rPr>
        <w:t>Forest Ecology and Management</w:t>
      </w:r>
      <w:r w:rsidRPr="00584491">
        <w:rPr>
          <w:rFonts w:ascii="Times New Roman" w:hAnsi="Times New Roman" w:cs="Times New Roman"/>
          <w:color w:val="222222"/>
          <w:sz w:val="24"/>
          <w:szCs w:val="24"/>
          <w:shd w:val="clear" w:color="auto" w:fill="FFFFFF"/>
        </w:rPr>
        <w:t>, </w:t>
      </w:r>
      <w:r w:rsidRPr="00584491">
        <w:rPr>
          <w:rFonts w:ascii="Times New Roman" w:hAnsi="Times New Roman" w:cs="Times New Roman"/>
          <w:i/>
          <w:iCs/>
          <w:color w:val="222222"/>
          <w:sz w:val="24"/>
          <w:szCs w:val="24"/>
          <w:shd w:val="clear" w:color="auto" w:fill="FFFFFF"/>
        </w:rPr>
        <w:t>360</w:t>
      </w:r>
      <w:r w:rsidRPr="00584491">
        <w:rPr>
          <w:rFonts w:ascii="Times New Roman" w:hAnsi="Times New Roman" w:cs="Times New Roman"/>
          <w:color w:val="222222"/>
          <w:sz w:val="24"/>
          <w:szCs w:val="24"/>
          <w:shd w:val="clear" w:color="auto" w:fill="FFFFFF"/>
        </w:rPr>
        <w:t>, 242-252.</w:t>
      </w:r>
    </w:p>
    <w:p w14:paraId="2674A27A" w14:textId="758E3315" w:rsidR="00A734FF" w:rsidRDefault="00A734FF" w:rsidP="0015589E">
      <w:pPr>
        <w:spacing w:after="240"/>
        <w:ind w:left="720" w:hanging="720"/>
        <w:rPr>
          <w:rFonts w:ascii="Times New Roman" w:hAnsi="Times New Roman" w:cs="Times New Roman"/>
          <w:color w:val="222222"/>
          <w:sz w:val="24"/>
          <w:szCs w:val="24"/>
          <w:shd w:val="clear" w:color="auto" w:fill="FFFFFF"/>
        </w:rPr>
      </w:pPr>
      <w:r w:rsidRPr="00A734FF">
        <w:rPr>
          <w:rFonts w:ascii="Times New Roman" w:hAnsi="Times New Roman" w:cs="Times New Roman"/>
          <w:color w:val="222222"/>
          <w:sz w:val="24"/>
          <w:szCs w:val="24"/>
          <w:shd w:val="clear" w:color="auto" w:fill="FFFFFF"/>
        </w:rPr>
        <w:t>Dalezios, N., Domenikiotis, C., Loukas, A., Tzortzios, S. , &amp; Kalaitzidis, C. (2001). Cotton yield estimation based on NOAA/AVHRR produced NDVI. </w:t>
      </w:r>
      <w:r w:rsidRPr="00A734FF">
        <w:rPr>
          <w:rFonts w:ascii="Times New Roman" w:hAnsi="Times New Roman" w:cs="Times New Roman"/>
          <w:i/>
          <w:iCs/>
          <w:color w:val="222222"/>
          <w:sz w:val="24"/>
          <w:szCs w:val="24"/>
          <w:shd w:val="clear" w:color="auto" w:fill="FFFFFF"/>
        </w:rPr>
        <w:t>Physics and Chemistry of the Earth, Part B: Hydrology, Oceans and Atmosphere</w:t>
      </w:r>
      <w:r w:rsidRPr="00A734FF">
        <w:rPr>
          <w:rFonts w:ascii="Times New Roman" w:hAnsi="Times New Roman" w:cs="Times New Roman"/>
          <w:color w:val="222222"/>
          <w:sz w:val="24"/>
          <w:szCs w:val="24"/>
          <w:shd w:val="clear" w:color="auto" w:fill="FFFFFF"/>
        </w:rPr>
        <w:t>, </w:t>
      </w:r>
      <w:r w:rsidRPr="00A734FF">
        <w:rPr>
          <w:rFonts w:ascii="Times New Roman" w:hAnsi="Times New Roman" w:cs="Times New Roman"/>
          <w:i/>
          <w:iCs/>
          <w:color w:val="222222"/>
          <w:sz w:val="24"/>
          <w:szCs w:val="24"/>
          <w:shd w:val="clear" w:color="auto" w:fill="FFFFFF"/>
        </w:rPr>
        <w:t>26</w:t>
      </w:r>
      <w:r w:rsidRPr="00A734FF">
        <w:rPr>
          <w:rFonts w:ascii="Times New Roman" w:hAnsi="Times New Roman" w:cs="Times New Roman"/>
          <w:color w:val="222222"/>
          <w:sz w:val="24"/>
          <w:szCs w:val="24"/>
          <w:shd w:val="clear" w:color="auto" w:fill="FFFFFF"/>
        </w:rPr>
        <w:t>(3), 247-251.</w:t>
      </w:r>
    </w:p>
    <w:p w14:paraId="229370B3" w14:textId="77777777"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615771">
        <w:rPr>
          <w:rFonts w:ascii="Times New Roman" w:hAnsi="Times New Roman" w:cs="Times New Roman"/>
          <w:color w:val="222222"/>
          <w:sz w:val="24"/>
          <w:szCs w:val="24"/>
          <w:shd w:val="clear" w:color="auto" w:fill="FFFFFF"/>
        </w:rPr>
        <w:t>Ghaffarian, S., Rezaie-Farhadabad, A., &amp; Kerle, N. (2020). Post-disaster recovery monitoring with google earth engine. </w:t>
      </w:r>
      <w:r w:rsidRPr="00615771">
        <w:rPr>
          <w:rFonts w:ascii="Times New Roman" w:hAnsi="Times New Roman" w:cs="Times New Roman"/>
          <w:i/>
          <w:iCs/>
          <w:color w:val="222222"/>
          <w:sz w:val="24"/>
          <w:szCs w:val="24"/>
          <w:shd w:val="clear" w:color="auto" w:fill="FFFFFF"/>
        </w:rPr>
        <w:t>Applied Sciences</w:t>
      </w:r>
      <w:r w:rsidRPr="00615771">
        <w:rPr>
          <w:rFonts w:ascii="Times New Roman" w:hAnsi="Times New Roman" w:cs="Times New Roman"/>
          <w:color w:val="222222"/>
          <w:sz w:val="24"/>
          <w:szCs w:val="24"/>
          <w:shd w:val="clear" w:color="auto" w:fill="FFFFFF"/>
        </w:rPr>
        <w:t>, </w:t>
      </w:r>
      <w:r w:rsidRPr="00615771">
        <w:rPr>
          <w:rFonts w:ascii="Times New Roman" w:hAnsi="Times New Roman" w:cs="Times New Roman"/>
          <w:i/>
          <w:iCs/>
          <w:color w:val="222222"/>
          <w:sz w:val="24"/>
          <w:szCs w:val="24"/>
          <w:shd w:val="clear" w:color="auto" w:fill="FFFFFF"/>
        </w:rPr>
        <w:t>10</w:t>
      </w:r>
      <w:r w:rsidRPr="00615771">
        <w:rPr>
          <w:rFonts w:ascii="Times New Roman" w:hAnsi="Times New Roman" w:cs="Times New Roman"/>
          <w:color w:val="222222"/>
          <w:sz w:val="24"/>
          <w:szCs w:val="24"/>
          <w:shd w:val="clear" w:color="auto" w:fill="FFFFFF"/>
        </w:rPr>
        <w:t xml:space="preserve">(13), 4574. DOI: </w:t>
      </w:r>
      <w:hyperlink r:id="rId30" w:history="1">
        <w:r w:rsidRPr="009B21F1">
          <w:rPr>
            <w:rStyle w:val="Hyperlink"/>
            <w:rFonts w:ascii="Times New Roman" w:hAnsi="Times New Roman" w:cs="Times New Roman"/>
            <w:sz w:val="24"/>
            <w:szCs w:val="24"/>
            <w:shd w:val="clear" w:color="auto" w:fill="FFFFFF"/>
          </w:rPr>
          <w:t>http://dx.doi.org/10.3390/app10134574</w:t>
        </w:r>
      </w:hyperlink>
    </w:p>
    <w:p w14:paraId="22F1802C" w14:textId="77777777"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8024B1">
        <w:rPr>
          <w:rFonts w:ascii="Times New Roman" w:hAnsi="Times New Roman" w:cs="Times New Roman"/>
          <w:color w:val="222222"/>
          <w:sz w:val="24"/>
          <w:szCs w:val="24"/>
          <w:shd w:val="clear" w:color="auto" w:fill="FFFFFF"/>
        </w:rPr>
        <w:t>Harcombe, A., Leipzig, M., &amp; Elsik, S. (2009). Effects of hurricane Rita on three long-term forest study plots in east Texas, USA. </w:t>
      </w:r>
      <w:r w:rsidRPr="008024B1">
        <w:rPr>
          <w:rFonts w:ascii="Times New Roman" w:hAnsi="Times New Roman" w:cs="Times New Roman"/>
          <w:i/>
          <w:iCs/>
          <w:color w:val="222222"/>
          <w:sz w:val="24"/>
          <w:szCs w:val="24"/>
          <w:shd w:val="clear" w:color="auto" w:fill="FFFFFF"/>
        </w:rPr>
        <w:t>Wetlands</w:t>
      </w:r>
      <w:r w:rsidRPr="008024B1">
        <w:rPr>
          <w:rFonts w:ascii="Times New Roman" w:hAnsi="Times New Roman" w:cs="Times New Roman"/>
          <w:color w:val="222222"/>
          <w:sz w:val="24"/>
          <w:szCs w:val="24"/>
          <w:shd w:val="clear" w:color="auto" w:fill="FFFFFF"/>
        </w:rPr>
        <w:t>, </w:t>
      </w:r>
      <w:r w:rsidRPr="008024B1">
        <w:rPr>
          <w:rFonts w:ascii="Times New Roman" w:hAnsi="Times New Roman" w:cs="Times New Roman"/>
          <w:i/>
          <w:iCs/>
          <w:color w:val="222222"/>
          <w:sz w:val="24"/>
          <w:szCs w:val="24"/>
          <w:shd w:val="clear" w:color="auto" w:fill="FFFFFF"/>
        </w:rPr>
        <w:t>29</w:t>
      </w:r>
      <w:r>
        <w:rPr>
          <w:rFonts w:ascii="Times New Roman" w:hAnsi="Times New Roman" w:cs="Times New Roman"/>
          <w:i/>
          <w:iCs/>
          <w:color w:val="222222"/>
          <w:sz w:val="24"/>
          <w:szCs w:val="24"/>
          <w:shd w:val="clear" w:color="auto" w:fill="FFFFFF"/>
        </w:rPr>
        <w:t>(1)</w:t>
      </w:r>
      <w:r w:rsidRPr="008024B1">
        <w:rPr>
          <w:rFonts w:ascii="Times New Roman" w:hAnsi="Times New Roman" w:cs="Times New Roman"/>
          <w:color w:val="222222"/>
          <w:sz w:val="24"/>
          <w:szCs w:val="24"/>
          <w:shd w:val="clear" w:color="auto" w:fill="FFFFFF"/>
        </w:rPr>
        <w:t>, 88-100.</w:t>
      </w:r>
    </w:p>
    <w:p w14:paraId="25CED7E6" w14:textId="77777777"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B97210">
        <w:rPr>
          <w:rFonts w:ascii="Times New Roman" w:hAnsi="Times New Roman" w:cs="Times New Roman"/>
          <w:color w:val="222222"/>
          <w:sz w:val="24"/>
          <w:szCs w:val="24"/>
          <w:shd w:val="clear" w:color="auto" w:fill="FFFFFF"/>
        </w:rPr>
        <w:t>Karaye, I., Stone, K. W., Casillas, G. A., Newman, G., &amp; Horney, J. A. (2019). A spatial analysis of possible environmental exposures in recreational areas impacted by Hurricane Harvey flooding, Harris County, Texas. </w:t>
      </w:r>
      <w:r w:rsidRPr="00B97210">
        <w:rPr>
          <w:rFonts w:ascii="Times New Roman" w:hAnsi="Times New Roman" w:cs="Times New Roman"/>
          <w:i/>
          <w:iCs/>
          <w:color w:val="222222"/>
          <w:sz w:val="24"/>
          <w:szCs w:val="24"/>
          <w:shd w:val="clear" w:color="auto" w:fill="FFFFFF"/>
        </w:rPr>
        <w:t>Environmental management</w:t>
      </w:r>
      <w:r w:rsidRPr="00B97210">
        <w:rPr>
          <w:rFonts w:ascii="Times New Roman" w:hAnsi="Times New Roman" w:cs="Times New Roman"/>
          <w:color w:val="222222"/>
          <w:sz w:val="24"/>
          <w:szCs w:val="24"/>
          <w:shd w:val="clear" w:color="auto" w:fill="FFFFFF"/>
        </w:rPr>
        <w:t>, </w:t>
      </w:r>
      <w:r w:rsidRPr="00B97210">
        <w:rPr>
          <w:rFonts w:ascii="Times New Roman" w:hAnsi="Times New Roman" w:cs="Times New Roman"/>
          <w:i/>
          <w:iCs/>
          <w:color w:val="222222"/>
          <w:sz w:val="24"/>
          <w:szCs w:val="24"/>
          <w:shd w:val="clear" w:color="auto" w:fill="FFFFFF"/>
        </w:rPr>
        <w:t>64</w:t>
      </w:r>
      <w:r w:rsidRPr="00B97210">
        <w:rPr>
          <w:rFonts w:ascii="Times New Roman" w:hAnsi="Times New Roman" w:cs="Times New Roman"/>
          <w:color w:val="222222"/>
          <w:sz w:val="24"/>
          <w:szCs w:val="24"/>
          <w:shd w:val="clear" w:color="auto" w:fill="FFFFFF"/>
        </w:rPr>
        <w:t>, 381-390.</w:t>
      </w:r>
    </w:p>
    <w:p w14:paraId="0B3D6A13" w14:textId="77777777" w:rsidR="0015589E" w:rsidRDefault="0015589E" w:rsidP="0015589E">
      <w:pPr>
        <w:spacing w:after="240"/>
        <w:ind w:left="720" w:hanging="720"/>
        <w:rPr>
          <w:rFonts w:ascii="Times New Roman" w:hAnsi="Times New Roman" w:cs="Times New Roman"/>
          <w:color w:val="222222"/>
          <w:sz w:val="24"/>
          <w:szCs w:val="24"/>
          <w:shd w:val="clear" w:color="auto" w:fill="FFFFFF"/>
        </w:rPr>
      </w:pPr>
      <w:r w:rsidRPr="008024B1">
        <w:rPr>
          <w:rFonts w:ascii="Times New Roman" w:hAnsi="Times New Roman" w:cs="Times New Roman"/>
          <w:color w:val="222222"/>
          <w:sz w:val="24"/>
          <w:szCs w:val="24"/>
          <w:shd w:val="clear" w:color="auto" w:fill="FFFFFF"/>
        </w:rPr>
        <w:lastRenderedPageBreak/>
        <w:t>Kim, D., Millington, C., &amp; Lafon, W. (2020). Disturbance after disturbance: Combined effects of two successive hurricanes on forest community structure. </w:t>
      </w:r>
      <w:r w:rsidRPr="008024B1">
        <w:rPr>
          <w:rFonts w:ascii="Times New Roman" w:hAnsi="Times New Roman" w:cs="Times New Roman"/>
          <w:i/>
          <w:iCs/>
          <w:color w:val="222222"/>
          <w:sz w:val="24"/>
          <w:szCs w:val="24"/>
          <w:shd w:val="clear" w:color="auto" w:fill="FFFFFF"/>
        </w:rPr>
        <w:t>Annals of the American Association of Geographers</w:t>
      </w:r>
      <w:r w:rsidRPr="008024B1">
        <w:rPr>
          <w:rFonts w:ascii="Times New Roman" w:hAnsi="Times New Roman" w:cs="Times New Roman"/>
          <w:color w:val="222222"/>
          <w:sz w:val="24"/>
          <w:szCs w:val="24"/>
          <w:shd w:val="clear" w:color="auto" w:fill="FFFFFF"/>
        </w:rPr>
        <w:t>, </w:t>
      </w:r>
      <w:r w:rsidRPr="008024B1">
        <w:rPr>
          <w:rFonts w:ascii="Times New Roman" w:hAnsi="Times New Roman" w:cs="Times New Roman"/>
          <w:i/>
          <w:iCs/>
          <w:color w:val="222222"/>
          <w:sz w:val="24"/>
          <w:szCs w:val="24"/>
          <w:shd w:val="clear" w:color="auto" w:fill="FFFFFF"/>
        </w:rPr>
        <w:t>110</w:t>
      </w:r>
      <w:r w:rsidRPr="008024B1">
        <w:rPr>
          <w:rFonts w:ascii="Times New Roman" w:hAnsi="Times New Roman" w:cs="Times New Roman"/>
          <w:color w:val="222222"/>
          <w:sz w:val="24"/>
          <w:szCs w:val="24"/>
          <w:shd w:val="clear" w:color="auto" w:fill="FFFFFF"/>
        </w:rPr>
        <w:t>(3), 571-585.</w:t>
      </w:r>
    </w:p>
    <w:p w14:paraId="4D221668" w14:textId="191EAD60" w:rsidR="004867A1" w:rsidRDefault="004867A1" w:rsidP="0015589E">
      <w:pPr>
        <w:spacing w:after="240"/>
        <w:ind w:left="720" w:hanging="720"/>
        <w:rPr>
          <w:rFonts w:ascii="Times New Roman" w:hAnsi="Times New Roman" w:cs="Times New Roman"/>
          <w:color w:val="222222"/>
          <w:sz w:val="24"/>
          <w:szCs w:val="24"/>
          <w:shd w:val="clear" w:color="auto" w:fill="FFFFFF"/>
        </w:rPr>
      </w:pPr>
      <w:r w:rsidRPr="004867A1">
        <w:rPr>
          <w:rFonts w:ascii="Times New Roman" w:hAnsi="Times New Roman" w:cs="Times New Roman"/>
          <w:color w:val="222222"/>
          <w:sz w:val="24"/>
          <w:szCs w:val="24"/>
          <w:shd w:val="clear" w:color="auto" w:fill="FFFFFF"/>
        </w:rPr>
        <w:t>Lasaponara, R., Abate, N., Fattore, C., Aromando, A., Cardettini, G., &amp; Di Fonzo, M. (2022). On the use of sentinel-2 NDVI time series and google earth engine to detect land-use/land-cover changes in fire-affected areas. </w:t>
      </w:r>
      <w:r w:rsidRPr="004867A1">
        <w:rPr>
          <w:rFonts w:ascii="Times New Roman" w:hAnsi="Times New Roman" w:cs="Times New Roman"/>
          <w:i/>
          <w:iCs/>
          <w:color w:val="222222"/>
          <w:sz w:val="24"/>
          <w:szCs w:val="24"/>
          <w:shd w:val="clear" w:color="auto" w:fill="FFFFFF"/>
        </w:rPr>
        <w:t>Remote Sensing</w:t>
      </w:r>
      <w:r w:rsidRPr="004867A1">
        <w:rPr>
          <w:rFonts w:ascii="Times New Roman" w:hAnsi="Times New Roman" w:cs="Times New Roman"/>
          <w:color w:val="222222"/>
          <w:sz w:val="24"/>
          <w:szCs w:val="24"/>
          <w:shd w:val="clear" w:color="auto" w:fill="FFFFFF"/>
        </w:rPr>
        <w:t>, </w:t>
      </w:r>
      <w:r w:rsidRPr="004867A1">
        <w:rPr>
          <w:rFonts w:ascii="Times New Roman" w:hAnsi="Times New Roman" w:cs="Times New Roman"/>
          <w:i/>
          <w:iCs/>
          <w:color w:val="222222"/>
          <w:sz w:val="24"/>
          <w:szCs w:val="24"/>
          <w:shd w:val="clear" w:color="auto" w:fill="FFFFFF"/>
        </w:rPr>
        <w:t>14</w:t>
      </w:r>
      <w:r w:rsidRPr="004867A1">
        <w:rPr>
          <w:rFonts w:ascii="Times New Roman" w:hAnsi="Times New Roman" w:cs="Times New Roman"/>
          <w:color w:val="222222"/>
          <w:sz w:val="24"/>
          <w:szCs w:val="24"/>
          <w:shd w:val="clear" w:color="auto" w:fill="FFFFFF"/>
        </w:rPr>
        <w:t>(19), 4723.</w:t>
      </w:r>
      <w:r>
        <w:rPr>
          <w:rFonts w:ascii="Times New Roman" w:hAnsi="Times New Roman" w:cs="Times New Roman"/>
          <w:color w:val="222222"/>
          <w:sz w:val="24"/>
          <w:szCs w:val="24"/>
          <w:shd w:val="clear" w:color="auto" w:fill="FFFFFF"/>
        </w:rPr>
        <w:t xml:space="preserve"> DOI: </w:t>
      </w:r>
      <w:r w:rsidRPr="004867A1">
        <w:rPr>
          <w:rFonts w:ascii="Times New Roman" w:hAnsi="Times New Roman" w:cs="Times New Roman"/>
          <w:color w:val="222222"/>
          <w:sz w:val="24"/>
          <w:szCs w:val="24"/>
          <w:shd w:val="clear" w:color="auto" w:fill="FFFFFF"/>
        </w:rPr>
        <w:t>https://doi.org/10.3390/rs14194723</w:t>
      </w:r>
    </w:p>
    <w:p w14:paraId="4E1B145F" w14:textId="1A3061BC"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Laurin, G., Francini, S., Luti, T., Chirici, G., Pirotti, F., &amp; Papale, D. (2021). Satellite open data to monitor forest damage caused by extreme climate-induced events: A case study of the Vaia storm in Northern Italy. </w:t>
      </w:r>
      <w:r w:rsidRPr="002B0117">
        <w:rPr>
          <w:rFonts w:ascii="Times New Roman" w:hAnsi="Times New Roman" w:cs="Times New Roman"/>
          <w:i/>
          <w:iCs/>
          <w:color w:val="222222"/>
          <w:sz w:val="24"/>
          <w:szCs w:val="24"/>
          <w:shd w:val="clear" w:color="auto" w:fill="FFFFFF"/>
        </w:rPr>
        <w:t>Forestry: An International Journal of Forest Research</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94</w:t>
      </w:r>
      <w:r w:rsidRPr="002B0117">
        <w:rPr>
          <w:rFonts w:ascii="Times New Roman" w:hAnsi="Times New Roman" w:cs="Times New Roman"/>
          <w:color w:val="222222"/>
          <w:sz w:val="24"/>
          <w:szCs w:val="24"/>
          <w:shd w:val="clear" w:color="auto" w:fill="FFFFFF"/>
        </w:rPr>
        <w:t>(3), 407-416.</w:t>
      </w:r>
    </w:p>
    <w:p w14:paraId="5CB205DC" w14:textId="6575FD6C" w:rsidR="00713AC8" w:rsidRPr="002B0117" w:rsidRDefault="00713AC8" w:rsidP="00615771">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Mori, A., Lertzman, K., &amp; Gustafsson, L. (2017). Biodiversity and ecosystem services in forest ecosystems: a research agenda for applied forest ecology. </w:t>
      </w:r>
      <w:r w:rsidRPr="002B0117">
        <w:rPr>
          <w:rFonts w:ascii="Times New Roman" w:hAnsi="Times New Roman" w:cs="Times New Roman"/>
          <w:i/>
          <w:iCs/>
          <w:color w:val="222222"/>
          <w:sz w:val="24"/>
          <w:szCs w:val="24"/>
          <w:shd w:val="clear" w:color="auto" w:fill="FFFFFF"/>
        </w:rPr>
        <w:t>Journal of Applied Ecology</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54</w:t>
      </w:r>
      <w:r w:rsidRPr="002B0117">
        <w:rPr>
          <w:rFonts w:ascii="Times New Roman" w:hAnsi="Times New Roman" w:cs="Times New Roman"/>
          <w:color w:val="222222"/>
          <w:sz w:val="24"/>
          <w:szCs w:val="24"/>
          <w:shd w:val="clear" w:color="auto" w:fill="FFFFFF"/>
        </w:rPr>
        <w:t>(1), 12-27.</w:t>
      </w:r>
    </w:p>
    <w:p w14:paraId="6BDA5329" w14:textId="11DC3C5A"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Mukherjee, F., &amp; Singh, D. (2020). Detecting flood prone areas in Harris County: A GIS based analysis. </w:t>
      </w:r>
      <w:r w:rsidRPr="002B0117">
        <w:rPr>
          <w:rFonts w:ascii="Times New Roman" w:hAnsi="Times New Roman" w:cs="Times New Roman"/>
          <w:i/>
          <w:iCs/>
          <w:color w:val="222222"/>
          <w:sz w:val="24"/>
          <w:szCs w:val="24"/>
          <w:shd w:val="clear" w:color="auto" w:fill="FFFFFF"/>
        </w:rPr>
        <w:t>GeoJournal</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85</w:t>
      </w:r>
      <w:r w:rsidRPr="002B0117">
        <w:rPr>
          <w:rFonts w:ascii="Times New Roman" w:hAnsi="Times New Roman" w:cs="Times New Roman"/>
          <w:color w:val="222222"/>
          <w:sz w:val="24"/>
          <w:szCs w:val="24"/>
          <w:shd w:val="clear" w:color="auto" w:fill="FFFFFF"/>
        </w:rPr>
        <w:t>(3), 647-663.</w:t>
      </w:r>
    </w:p>
    <w:p w14:paraId="170145A9" w14:textId="16E1228D"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Pettorelli, N., Vik, J., Mysterud, A., Gaillard, J., Tucker, C., &amp; Stenseth, N. C. (2005). Using the satellite-derived NDVI to assess ecological responses to environmental change. </w:t>
      </w:r>
      <w:r w:rsidRPr="002B0117">
        <w:rPr>
          <w:rFonts w:ascii="Times New Roman" w:hAnsi="Times New Roman" w:cs="Times New Roman"/>
          <w:i/>
          <w:iCs/>
          <w:color w:val="222222"/>
          <w:sz w:val="24"/>
          <w:szCs w:val="24"/>
          <w:shd w:val="clear" w:color="auto" w:fill="FFFFFF"/>
        </w:rPr>
        <w:t>Trends in ecology &amp; evolution</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20</w:t>
      </w:r>
      <w:r w:rsidRPr="002B0117">
        <w:rPr>
          <w:rFonts w:ascii="Times New Roman" w:hAnsi="Times New Roman" w:cs="Times New Roman"/>
          <w:color w:val="222222"/>
          <w:sz w:val="24"/>
          <w:szCs w:val="24"/>
          <w:shd w:val="clear" w:color="auto" w:fill="FFFFFF"/>
        </w:rPr>
        <w:t>(9), 503-510.</w:t>
      </w:r>
    </w:p>
    <w:p w14:paraId="6004F722" w14:textId="77777777"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Robinson, P., Allred, W., Jones, O., Moreno, A., Kimball, S., Naugle, E., &amp; Richardson, A. (2017). A dynamic Landsat derived normalized difference vegetation index (NDVI) product for the conterminous United States. </w:t>
      </w:r>
      <w:r w:rsidRPr="002B0117">
        <w:rPr>
          <w:rFonts w:ascii="Times New Roman" w:hAnsi="Times New Roman" w:cs="Times New Roman"/>
          <w:i/>
          <w:iCs/>
          <w:color w:val="222222"/>
          <w:sz w:val="24"/>
          <w:szCs w:val="24"/>
          <w:shd w:val="clear" w:color="auto" w:fill="FFFFFF"/>
        </w:rPr>
        <w:t>Remote sensing</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9</w:t>
      </w:r>
      <w:r w:rsidRPr="002B0117">
        <w:rPr>
          <w:rFonts w:ascii="Times New Roman" w:hAnsi="Times New Roman" w:cs="Times New Roman"/>
          <w:color w:val="222222"/>
          <w:sz w:val="24"/>
          <w:szCs w:val="24"/>
          <w:shd w:val="clear" w:color="auto" w:fill="FFFFFF"/>
        </w:rPr>
        <w:t xml:space="preserve">(8), 863.DOI: </w:t>
      </w:r>
      <w:hyperlink r:id="rId31" w:history="1">
        <w:r w:rsidRPr="002B0117">
          <w:rPr>
            <w:rStyle w:val="Hyperlink"/>
            <w:rFonts w:ascii="Times New Roman" w:hAnsi="Times New Roman" w:cs="Times New Roman"/>
            <w:sz w:val="24"/>
            <w:szCs w:val="24"/>
            <w:shd w:val="clear" w:color="auto" w:fill="FFFFFF"/>
          </w:rPr>
          <w:t>http://dx.doi.org/10.3390/rs9080863</w:t>
        </w:r>
      </w:hyperlink>
    </w:p>
    <w:p w14:paraId="2F7E2733" w14:textId="0010043C"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Sheng, Y., &amp; Zou, R. (2017). Assessing the role of mangrove forest in reducing coastal inundation during major hurricanes. </w:t>
      </w:r>
      <w:r w:rsidRPr="002B0117">
        <w:rPr>
          <w:rFonts w:ascii="Times New Roman" w:hAnsi="Times New Roman" w:cs="Times New Roman"/>
          <w:i/>
          <w:iCs/>
          <w:color w:val="222222"/>
          <w:sz w:val="24"/>
          <w:szCs w:val="24"/>
          <w:shd w:val="clear" w:color="auto" w:fill="FFFFFF"/>
        </w:rPr>
        <w:t>Hydrobiologia</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803</w:t>
      </w:r>
      <w:r w:rsidRPr="002B0117">
        <w:rPr>
          <w:rFonts w:ascii="Times New Roman" w:hAnsi="Times New Roman" w:cs="Times New Roman"/>
          <w:color w:val="222222"/>
          <w:sz w:val="24"/>
          <w:szCs w:val="24"/>
          <w:shd w:val="clear" w:color="auto" w:fill="FFFFFF"/>
        </w:rPr>
        <w:t>(1), 87-103.</w:t>
      </w:r>
    </w:p>
    <w:p w14:paraId="3989B3B6" w14:textId="4E47B1D5"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Staudhammer, C., Escobedo, F., Lawrence, A., Duryea, M., Smith, P., &amp; Merritt, M. (2011). Rapid assessment of change and hurricane impacts to Houston's urban forest structure. </w:t>
      </w:r>
      <w:r w:rsidRPr="002B0117">
        <w:rPr>
          <w:rFonts w:ascii="Times New Roman" w:hAnsi="Times New Roman" w:cs="Times New Roman"/>
          <w:i/>
          <w:iCs/>
          <w:color w:val="222222"/>
          <w:sz w:val="24"/>
          <w:szCs w:val="24"/>
          <w:shd w:val="clear" w:color="auto" w:fill="FFFFFF"/>
        </w:rPr>
        <w:t>Arboriculture and Urban Forestry</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37</w:t>
      </w:r>
      <w:r w:rsidRPr="002B0117">
        <w:rPr>
          <w:rFonts w:ascii="Times New Roman" w:hAnsi="Times New Roman" w:cs="Times New Roman"/>
          <w:color w:val="222222"/>
          <w:sz w:val="24"/>
          <w:szCs w:val="24"/>
          <w:shd w:val="clear" w:color="auto" w:fill="FFFFFF"/>
        </w:rPr>
        <w:t>(2), 60-66.</w:t>
      </w:r>
    </w:p>
    <w:p w14:paraId="168A7FE0" w14:textId="10607C29" w:rsidR="0015589E" w:rsidRPr="002B0117" w:rsidRDefault="0015589E" w:rsidP="0015589E">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 xml:space="preserve">United States Forest Service. (2023). </w:t>
      </w:r>
      <w:r w:rsidRPr="002B0117">
        <w:rPr>
          <w:rFonts w:ascii="Times New Roman" w:hAnsi="Times New Roman" w:cs="Times New Roman"/>
          <w:i/>
          <w:iCs/>
          <w:color w:val="222222"/>
          <w:sz w:val="24"/>
          <w:szCs w:val="24"/>
          <w:shd w:val="clear" w:color="auto" w:fill="FFFFFF"/>
        </w:rPr>
        <w:t>State of Forests and Forestry in the United States</w:t>
      </w:r>
      <w:r w:rsidRPr="002B0117">
        <w:rPr>
          <w:rFonts w:ascii="Times New Roman" w:hAnsi="Times New Roman" w:cs="Times New Roman"/>
          <w:color w:val="222222"/>
          <w:sz w:val="24"/>
          <w:szCs w:val="24"/>
          <w:shd w:val="clear" w:color="auto" w:fill="FFFFFF"/>
        </w:rPr>
        <w:t xml:space="preserve">. Available Online at: </w:t>
      </w:r>
      <w:hyperlink r:id="rId32" w:history="1">
        <w:r w:rsidRPr="002B0117">
          <w:rPr>
            <w:rStyle w:val="Hyperlink"/>
            <w:rFonts w:ascii="Times New Roman" w:hAnsi="Times New Roman" w:cs="Times New Roman"/>
            <w:sz w:val="24"/>
            <w:szCs w:val="24"/>
            <w:shd w:val="clear" w:color="auto" w:fill="FFFFFF"/>
          </w:rPr>
          <w:t>https://www.fs.usda.gov/speeches/state-forests-and-forestry-united-states-1</w:t>
        </w:r>
      </w:hyperlink>
      <w:r w:rsidRPr="002B0117">
        <w:rPr>
          <w:rFonts w:ascii="Times New Roman" w:hAnsi="Times New Roman" w:cs="Times New Roman"/>
          <w:color w:val="222222"/>
          <w:sz w:val="24"/>
          <w:szCs w:val="24"/>
          <w:shd w:val="clear" w:color="auto" w:fill="FFFFFF"/>
        </w:rPr>
        <w:t xml:space="preserve"> [Accessed 9 September 2023].</w:t>
      </w:r>
    </w:p>
    <w:p w14:paraId="3E95D9C3" w14:textId="4671036B" w:rsidR="0015589E" w:rsidRPr="002B0117" w:rsidRDefault="0015589E" w:rsidP="00D472FC">
      <w:pPr>
        <w:spacing w:after="240"/>
        <w:ind w:left="720" w:hanging="720"/>
        <w:rPr>
          <w:rFonts w:ascii="Times New Roman" w:hAnsi="Times New Roman" w:cs="Times New Roman"/>
          <w:color w:val="222222"/>
          <w:sz w:val="24"/>
          <w:szCs w:val="24"/>
          <w:shd w:val="clear" w:color="auto" w:fill="FFFFFF"/>
        </w:rPr>
      </w:pPr>
      <w:r w:rsidRPr="002B0117">
        <w:rPr>
          <w:rFonts w:ascii="Times New Roman" w:hAnsi="Times New Roman" w:cs="Times New Roman"/>
          <w:color w:val="222222"/>
          <w:sz w:val="24"/>
          <w:szCs w:val="24"/>
          <w:shd w:val="clear" w:color="auto" w:fill="FFFFFF"/>
        </w:rPr>
        <w:t xml:space="preserve">Valderrama-Landeros, L., Flores-Verdugo, F., Rodríguez-Sobreyra, R., Kovacs, J., &amp; Flores-de-Santiago, F. (2021). Extrapolating canopy phenology information using Sentinel-2 data and the Google Earth Engine platform to identify the optimal dates for remotely sensed </w:t>
      </w:r>
      <w:r w:rsidRPr="002B0117">
        <w:rPr>
          <w:rFonts w:ascii="Times New Roman" w:hAnsi="Times New Roman" w:cs="Times New Roman"/>
          <w:color w:val="222222"/>
          <w:sz w:val="24"/>
          <w:szCs w:val="24"/>
          <w:shd w:val="clear" w:color="auto" w:fill="FFFFFF"/>
        </w:rPr>
        <w:lastRenderedPageBreak/>
        <w:t>image acquisition of semiarid mangroves. </w:t>
      </w:r>
      <w:r w:rsidRPr="002B0117">
        <w:rPr>
          <w:rFonts w:ascii="Times New Roman" w:hAnsi="Times New Roman" w:cs="Times New Roman"/>
          <w:i/>
          <w:iCs/>
          <w:color w:val="222222"/>
          <w:sz w:val="24"/>
          <w:szCs w:val="24"/>
          <w:shd w:val="clear" w:color="auto" w:fill="FFFFFF"/>
        </w:rPr>
        <w:t>Journal of Environmental Management</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279</w:t>
      </w:r>
      <w:r w:rsidRPr="002B0117">
        <w:rPr>
          <w:rFonts w:ascii="Times New Roman" w:hAnsi="Times New Roman" w:cs="Times New Roman"/>
          <w:color w:val="222222"/>
          <w:sz w:val="24"/>
          <w:szCs w:val="24"/>
          <w:shd w:val="clear" w:color="auto" w:fill="FFFFFF"/>
        </w:rPr>
        <w:t xml:space="preserve">, 111617. DOI: </w:t>
      </w:r>
      <w:hyperlink r:id="rId33" w:history="1">
        <w:r w:rsidRPr="002B0117">
          <w:rPr>
            <w:rStyle w:val="Hyperlink"/>
            <w:rFonts w:ascii="Times New Roman" w:hAnsi="Times New Roman" w:cs="Times New Roman"/>
            <w:sz w:val="24"/>
            <w:szCs w:val="24"/>
            <w:shd w:val="clear" w:color="auto" w:fill="FFFFFF"/>
          </w:rPr>
          <w:t>https://doi.org/10.1016/j.jenvman.2020.111617</w:t>
        </w:r>
      </w:hyperlink>
    </w:p>
    <w:p w14:paraId="54D9A410" w14:textId="3E441823" w:rsidR="00AB28EE" w:rsidRPr="002B0117" w:rsidRDefault="0083727D" w:rsidP="00725552">
      <w:pPr>
        <w:spacing w:after="240"/>
        <w:ind w:left="720" w:hanging="720"/>
        <w:rPr>
          <w:rFonts w:ascii="Times New Roman" w:hAnsi="Times New Roman" w:cs="Times New Roman"/>
          <w:sz w:val="24"/>
          <w:szCs w:val="24"/>
        </w:rPr>
      </w:pPr>
      <w:r w:rsidRPr="002B0117">
        <w:rPr>
          <w:rFonts w:ascii="Times New Roman" w:hAnsi="Times New Roman" w:cs="Times New Roman"/>
          <w:color w:val="222222"/>
          <w:sz w:val="24"/>
          <w:szCs w:val="24"/>
          <w:shd w:val="clear" w:color="auto" w:fill="FFFFFF"/>
        </w:rPr>
        <w:t>Wang, F., &amp; Xu, J. (2009). Hurricane Katrina-induced forest damage in relation to ecological factors at landscape scale. </w:t>
      </w:r>
      <w:r w:rsidRPr="002B0117">
        <w:rPr>
          <w:rFonts w:ascii="Times New Roman" w:hAnsi="Times New Roman" w:cs="Times New Roman"/>
          <w:i/>
          <w:iCs/>
          <w:color w:val="222222"/>
          <w:sz w:val="24"/>
          <w:szCs w:val="24"/>
          <w:shd w:val="clear" w:color="auto" w:fill="FFFFFF"/>
        </w:rPr>
        <w:t>Environmental Monitoring and Assessment</w:t>
      </w:r>
      <w:r w:rsidRPr="002B0117">
        <w:rPr>
          <w:rFonts w:ascii="Times New Roman" w:hAnsi="Times New Roman" w:cs="Times New Roman"/>
          <w:color w:val="222222"/>
          <w:sz w:val="24"/>
          <w:szCs w:val="24"/>
          <w:shd w:val="clear" w:color="auto" w:fill="FFFFFF"/>
        </w:rPr>
        <w:t>, </w:t>
      </w:r>
      <w:r w:rsidRPr="002B0117">
        <w:rPr>
          <w:rFonts w:ascii="Times New Roman" w:hAnsi="Times New Roman" w:cs="Times New Roman"/>
          <w:i/>
          <w:iCs/>
          <w:color w:val="222222"/>
          <w:sz w:val="24"/>
          <w:szCs w:val="24"/>
          <w:shd w:val="clear" w:color="auto" w:fill="FFFFFF"/>
        </w:rPr>
        <w:t>156</w:t>
      </w:r>
      <w:r w:rsidRPr="002B0117">
        <w:rPr>
          <w:rFonts w:ascii="Times New Roman" w:hAnsi="Times New Roman" w:cs="Times New Roman"/>
          <w:color w:val="222222"/>
          <w:sz w:val="24"/>
          <w:szCs w:val="24"/>
          <w:shd w:val="clear" w:color="auto" w:fill="FFFFFF"/>
        </w:rPr>
        <w:t>, 491-507.</w:t>
      </w:r>
    </w:p>
    <w:p w14:paraId="07C45FCC" w14:textId="22BA7117" w:rsidR="00AC26F3" w:rsidRPr="007C289A" w:rsidRDefault="00AC26F3" w:rsidP="007C289A">
      <w:pPr>
        <w:spacing w:line="480" w:lineRule="auto"/>
      </w:pPr>
    </w:p>
    <w:p w14:paraId="16A8B11D" w14:textId="5D8E0463" w:rsidR="00E70DBA" w:rsidRPr="00B97210" w:rsidRDefault="00E70DBA" w:rsidP="00B97210">
      <w:pPr>
        <w:rPr>
          <w:rFonts w:ascii="Times New Roman" w:hAnsi="Times New Roman" w:cs="Times New Roman"/>
          <w:color w:val="222222"/>
          <w:sz w:val="24"/>
          <w:szCs w:val="24"/>
          <w:shd w:val="clear" w:color="auto" w:fill="FFFFFF"/>
        </w:rPr>
      </w:pPr>
    </w:p>
    <w:p w14:paraId="786995B0" w14:textId="77777777" w:rsidR="00B97210" w:rsidRPr="00B97210" w:rsidRDefault="00B97210" w:rsidP="00B97210">
      <w:pPr>
        <w:rPr>
          <w:rFonts w:ascii="Times New Roman" w:hAnsi="Times New Roman" w:cs="Times New Roman"/>
          <w:color w:val="222222"/>
          <w:sz w:val="24"/>
          <w:szCs w:val="24"/>
          <w:shd w:val="clear" w:color="auto" w:fill="FFFFFF"/>
        </w:rPr>
      </w:pPr>
    </w:p>
    <w:p w14:paraId="44DFE4CF" w14:textId="77777777" w:rsidR="00B97210" w:rsidRPr="00B97210" w:rsidRDefault="00B97210" w:rsidP="00B97210">
      <w:pPr>
        <w:rPr>
          <w:rStyle w:val="Hyperlink"/>
          <w:rFonts w:ascii="Times New Roman" w:hAnsi="Times New Roman" w:cs="Times New Roman"/>
          <w:sz w:val="24"/>
          <w:szCs w:val="24"/>
          <w:shd w:val="clear" w:color="auto" w:fill="FFFFFF"/>
        </w:rPr>
      </w:pPr>
    </w:p>
    <w:p w14:paraId="07ABC00C" w14:textId="77777777" w:rsidR="00B97210" w:rsidRPr="00B97210" w:rsidRDefault="00B97210" w:rsidP="00B97210">
      <w:pPr>
        <w:rPr>
          <w:rStyle w:val="Hyperlink"/>
          <w:rFonts w:ascii="Times New Roman" w:hAnsi="Times New Roman" w:cs="Times New Roman"/>
          <w:sz w:val="24"/>
          <w:szCs w:val="24"/>
          <w:shd w:val="clear" w:color="auto" w:fill="FFFFFF"/>
        </w:rPr>
      </w:pPr>
    </w:p>
    <w:p w14:paraId="603A2F52" w14:textId="77777777" w:rsidR="00B97210" w:rsidRPr="00B97210" w:rsidRDefault="00B97210" w:rsidP="00B97210">
      <w:pPr>
        <w:rPr>
          <w:rFonts w:ascii="Times New Roman" w:hAnsi="Times New Roman" w:cs="Times New Roman"/>
          <w:sz w:val="24"/>
          <w:szCs w:val="24"/>
        </w:rPr>
      </w:pPr>
    </w:p>
    <w:p w14:paraId="3802CA85" w14:textId="6FCAA735" w:rsidR="00B97210" w:rsidRPr="002A1CF4" w:rsidRDefault="00B97210" w:rsidP="00B97210">
      <w:pPr>
        <w:rPr>
          <w:rFonts w:ascii="Times New Roman" w:hAnsi="Times New Roman" w:cs="Times New Roman"/>
          <w:sz w:val="24"/>
          <w:szCs w:val="24"/>
        </w:rPr>
      </w:pPr>
    </w:p>
    <w:sectPr w:rsidR="00B97210" w:rsidRPr="002A1CF4" w:rsidSect="00453F77">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9B769" w14:textId="77777777" w:rsidR="00C7259A" w:rsidRDefault="00C7259A" w:rsidP="00B4742D">
      <w:pPr>
        <w:spacing w:after="0" w:line="240" w:lineRule="auto"/>
      </w:pPr>
      <w:r>
        <w:separator/>
      </w:r>
    </w:p>
  </w:endnote>
  <w:endnote w:type="continuationSeparator" w:id="0">
    <w:p w14:paraId="785A400B" w14:textId="77777777" w:rsidR="00C7259A" w:rsidRDefault="00C7259A" w:rsidP="00B47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875060"/>
      <w:docPartObj>
        <w:docPartGallery w:val="Page Numbers (Bottom of Page)"/>
        <w:docPartUnique/>
      </w:docPartObj>
    </w:sdtPr>
    <w:sdtEndPr>
      <w:rPr>
        <w:noProof/>
      </w:rPr>
    </w:sdtEndPr>
    <w:sdtContent>
      <w:p w14:paraId="1FBD11EC" w14:textId="77777777" w:rsidR="00B4742D" w:rsidRDefault="00B4742D">
        <w:pPr>
          <w:pStyle w:val="Footer"/>
          <w:jc w:val="center"/>
        </w:pPr>
      </w:p>
      <w:p w14:paraId="3EDC0229" w14:textId="5047DFBD" w:rsidR="00B4742D" w:rsidRDefault="00B4742D" w:rsidP="00B4742D">
        <w:pPr>
          <w:pStyle w:val="Footer"/>
        </w:pPr>
        <w:r>
          <w:tab/>
        </w:r>
        <w:r>
          <w:fldChar w:fldCharType="begin"/>
        </w:r>
        <w:r>
          <w:instrText xml:space="preserve"> PAGE   \* MERGEFORMAT </w:instrText>
        </w:r>
        <w:r>
          <w:fldChar w:fldCharType="separate"/>
        </w:r>
        <w:r>
          <w:rPr>
            <w:noProof/>
          </w:rPr>
          <w:t>2</w:t>
        </w:r>
        <w:r>
          <w:rPr>
            <w:noProof/>
          </w:rPr>
          <w:fldChar w:fldCharType="end"/>
        </w:r>
      </w:p>
    </w:sdtContent>
  </w:sdt>
  <w:p w14:paraId="64E7F953" w14:textId="77777777" w:rsidR="00B4742D" w:rsidRDefault="00B47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3157" w14:textId="77777777" w:rsidR="00C7259A" w:rsidRDefault="00C7259A" w:rsidP="00B4742D">
      <w:pPr>
        <w:spacing w:after="0" w:line="240" w:lineRule="auto"/>
      </w:pPr>
      <w:r>
        <w:separator/>
      </w:r>
    </w:p>
  </w:footnote>
  <w:footnote w:type="continuationSeparator" w:id="0">
    <w:p w14:paraId="4237325C" w14:textId="77777777" w:rsidR="00C7259A" w:rsidRDefault="00C7259A" w:rsidP="00B47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A792E"/>
    <w:multiLevelType w:val="hybridMultilevel"/>
    <w:tmpl w:val="1556D978"/>
    <w:lvl w:ilvl="0" w:tplc="51DE338E">
      <w:start w:val="1"/>
      <w:numFmt w:val="lowerLetter"/>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1B1479BF"/>
    <w:multiLevelType w:val="hybridMultilevel"/>
    <w:tmpl w:val="51966C3E"/>
    <w:lvl w:ilvl="0" w:tplc="280EE680">
      <w:start w:val="1"/>
      <w:numFmt w:val="lowerLetter"/>
      <w:lvlText w:val="(%1)"/>
      <w:lvlJc w:val="left"/>
      <w:pPr>
        <w:ind w:left="7290" w:hanging="4470"/>
      </w:pPr>
      <w:rPr>
        <w:rFonts w:hint="default"/>
      </w:rPr>
    </w:lvl>
    <w:lvl w:ilvl="1" w:tplc="04090019" w:tentative="1">
      <w:start w:val="1"/>
      <w:numFmt w:val="lowerLetter"/>
      <w:lvlText w:val="%2."/>
      <w:lvlJc w:val="left"/>
      <w:pPr>
        <w:ind w:left="3900" w:hanging="360"/>
      </w:pPr>
    </w:lvl>
    <w:lvl w:ilvl="2" w:tplc="0409001B" w:tentative="1">
      <w:start w:val="1"/>
      <w:numFmt w:val="lowerRoman"/>
      <w:lvlText w:val="%3."/>
      <w:lvlJc w:val="right"/>
      <w:pPr>
        <w:ind w:left="4620" w:hanging="180"/>
      </w:pPr>
    </w:lvl>
    <w:lvl w:ilvl="3" w:tplc="0409000F" w:tentative="1">
      <w:start w:val="1"/>
      <w:numFmt w:val="decimal"/>
      <w:lvlText w:val="%4."/>
      <w:lvlJc w:val="left"/>
      <w:pPr>
        <w:ind w:left="5340" w:hanging="360"/>
      </w:pPr>
    </w:lvl>
    <w:lvl w:ilvl="4" w:tplc="04090019" w:tentative="1">
      <w:start w:val="1"/>
      <w:numFmt w:val="lowerLetter"/>
      <w:lvlText w:val="%5."/>
      <w:lvlJc w:val="left"/>
      <w:pPr>
        <w:ind w:left="6060" w:hanging="360"/>
      </w:pPr>
    </w:lvl>
    <w:lvl w:ilvl="5" w:tplc="0409001B" w:tentative="1">
      <w:start w:val="1"/>
      <w:numFmt w:val="lowerRoman"/>
      <w:lvlText w:val="%6."/>
      <w:lvlJc w:val="right"/>
      <w:pPr>
        <w:ind w:left="6780" w:hanging="180"/>
      </w:pPr>
    </w:lvl>
    <w:lvl w:ilvl="6" w:tplc="0409000F" w:tentative="1">
      <w:start w:val="1"/>
      <w:numFmt w:val="decimal"/>
      <w:lvlText w:val="%7."/>
      <w:lvlJc w:val="left"/>
      <w:pPr>
        <w:ind w:left="7500" w:hanging="360"/>
      </w:pPr>
    </w:lvl>
    <w:lvl w:ilvl="7" w:tplc="04090019" w:tentative="1">
      <w:start w:val="1"/>
      <w:numFmt w:val="lowerLetter"/>
      <w:lvlText w:val="%8."/>
      <w:lvlJc w:val="left"/>
      <w:pPr>
        <w:ind w:left="8220" w:hanging="360"/>
      </w:pPr>
    </w:lvl>
    <w:lvl w:ilvl="8" w:tplc="0409001B" w:tentative="1">
      <w:start w:val="1"/>
      <w:numFmt w:val="lowerRoman"/>
      <w:lvlText w:val="%9."/>
      <w:lvlJc w:val="right"/>
      <w:pPr>
        <w:ind w:left="8940" w:hanging="180"/>
      </w:pPr>
    </w:lvl>
  </w:abstractNum>
  <w:abstractNum w:abstractNumId="2" w15:restartNumberingAfterBreak="0">
    <w:nsid w:val="24F9290F"/>
    <w:multiLevelType w:val="hybridMultilevel"/>
    <w:tmpl w:val="EFC62CC4"/>
    <w:lvl w:ilvl="0" w:tplc="936ABA34">
      <w:start w:val="1"/>
      <w:numFmt w:val="lowerLetter"/>
      <w:lvlText w:val="(%1)"/>
      <w:lvlJc w:val="left"/>
      <w:pPr>
        <w:ind w:left="3180" w:hanging="360"/>
      </w:pPr>
      <w:rPr>
        <w:rFonts w:hint="default"/>
      </w:rPr>
    </w:lvl>
    <w:lvl w:ilvl="1" w:tplc="04090019" w:tentative="1">
      <w:start w:val="1"/>
      <w:numFmt w:val="lowerLetter"/>
      <w:lvlText w:val="%2."/>
      <w:lvlJc w:val="left"/>
      <w:pPr>
        <w:ind w:left="3900" w:hanging="360"/>
      </w:pPr>
    </w:lvl>
    <w:lvl w:ilvl="2" w:tplc="0409001B" w:tentative="1">
      <w:start w:val="1"/>
      <w:numFmt w:val="lowerRoman"/>
      <w:lvlText w:val="%3."/>
      <w:lvlJc w:val="right"/>
      <w:pPr>
        <w:ind w:left="4620" w:hanging="180"/>
      </w:pPr>
    </w:lvl>
    <w:lvl w:ilvl="3" w:tplc="0409000F" w:tentative="1">
      <w:start w:val="1"/>
      <w:numFmt w:val="decimal"/>
      <w:lvlText w:val="%4."/>
      <w:lvlJc w:val="left"/>
      <w:pPr>
        <w:ind w:left="5340" w:hanging="360"/>
      </w:pPr>
    </w:lvl>
    <w:lvl w:ilvl="4" w:tplc="04090019" w:tentative="1">
      <w:start w:val="1"/>
      <w:numFmt w:val="lowerLetter"/>
      <w:lvlText w:val="%5."/>
      <w:lvlJc w:val="left"/>
      <w:pPr>
        <w:ind w:left="6060" w:hanging="360"/>
      </w:pPr>
    </w:lvl>
    <w:lvl w:ilvl="5" w:tplc="0409001B" w:tentative="1">
      <w:start w:val="1"/>
      <w:numFmt w:val="lowerRoman"/>
      <w:lvlText w:val="%6."/>
      <w:lvlJc w:val="right"/>
      <w:pPr>
        <w:ind w:left="6780" w:hanging="180"/>
      </w:pPr>
    </w:lvl>
    <w:lvl w:ilvl="6" w:tplc="0409000F" w:tentative="1">
      <w:start w:val="1"/>
      <w:numFmt w:val="decimal"/>
      <w:lvlText w:val="%7."/>
      <w:lvlJc w:val="left"/>
      <w:pPr>
        <w:ind w:left="7500" w:hanging="360"/>
      </w:pPr>
    </w:lvl>
    <w:lvl w:ilvl="7" w:tplc="04090019" w:tentative="1">
      <w:start w:val="1"/>
      <w:numFmt w:val="lowerLetter"/>
      <w:lvlText w:val="%8."/>
      <w:lvlJc w:val="left"/>
      <w:pPr>
        <w:ind w:left="8220" w:hanging="360"/>
      </w:pPr>
    </w:lvl>
    <w:lvl w:ilvl="8" w:tplc="0409001B" w:tentative="1">
      <w:start w:val="1"/>
      <w:numFmt w:val="lowerRoman"/>
      <w:lvlText w:val="%9."/>
      <w:lvlJc w:val="right"/>
      <w:pPr>
        <w:ind w:left="8940" w:hanging="180"/>
      </w:pPr>
    </w:lvl>
  </w:abstractNum>
  <w:abstractNum w:abstractNumId="3" w15:restartNumberingAfterBreak="0">
    <w:nsid w:val="40AD7448"/>
    <w:multiLevelType w:val="hybridMultilevel"/>
    <w:tmpl w:val="8B943E4C"/>
    <w:lvl w:ilvl="0" w:tplc="7C56537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4B5A0927"/>
    <w:multiLevelType w:val="multilevel"/>
    <w:tmpl w:val="932A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542935"/>
    <w:multiLevelType w:val="hybridMultilevel"/>
    <w:tmpl w:val="E6EEF798"/>
    <w:lvl w:ilvl="0" w:tplc="B2D41D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B617E4"/>
    <w:multiLevelType w:val="hybridMultilevel"/>
    <w:tmpl w:val="BFC80228"/>
    <w:lvl w:ilvl="0" w:tplc="28824FDA">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 w15:restartNumberingAfterBreak="0">
    <w:nsid w:val="65E66340"/>
    <w:multiLevelType w:val="hybridMultilevel"/>
    <w:tmpl w:val="7C50AFFC"/>
    <w:lvl w:ilvl="0" w:tplc="C81089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8D5095F"/>
    <w:multiLevelType w:val="hybridMultilevel"/>
    <w:tmpl w:val="AAB8F4EC"/>
    <w:lvl w:ilvl="0" w:tplc="5AE6BC2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 w15:restartNumberingAfterBreak="0">
    <w:nsid w:val="6B2127D5"/>
    <w:multiLevelType w:val="hybridMultilevel"/>
    <w:tmpl w:val="2E92F7C4"/>
    <w:lvl w:ilvl="0" w:tplc="29B43944">
      <w:start w:val="1"/>
      <w:numFmt w:val="lowerLetter"/>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0" w15:restartNumberingAfterBreak="0">
    <w:nsid w:val="740526C6"/>
    <w:multiLevelType w:val="hybridMultilevel"/>
    <w:tmpl w:val="14B01FD2"/>
    <w:lvl w:ilvl="0" w:tplc="E99A7AB6">
      <w:start w:val="1"/>
      <w:numFmt w:val="lowerLetter"/>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num w:numId="1" w16cid:durableId="2031949883">
    <w:abstractNumId w:val="4"/>
  </w:num>
  <w:num w:numId="2" w16cid:durableId="1205404113">
    <w:abstractNumId w:val="5"/>
  </w:num>
  <w:num w:numId="3" w16cid:durableId="1602565812">
    <w:abstractNumId w:val="8"/>
  </w:num>
  <w:num w:numId="4" w16cid:durableId="178935154">
    <w:abstractNumId w:val="6"/>
  </w:num>
  <w:num w:numId="5" w16cid:durableId="8875950">
    <w:abstractNumId w:val="10"/>
  </w:num>
  <w:num w:numId="6" w16cid:durableId="1427725820">
    <w:abstractNumId w:val="7"/>
  </w:num>
  <w:num w:numId="7" w16cid:durableId="1486703304">
    <w:abstractNumId w:val="3"/>
  </w:num>
  <w:num w:numId="8" w16cid:durableId="989869708">
    <w:abstractNumId w:val="0"/>
  </w:num>
  <w:num w:numId="9" w16cid:durableId="718892908">
    <w:abstractNumId w:val="1"/>
  </w:num>
  <w:num w:numId="10" w16cid:durableId="861209886">
    <w:abstractNumId w:val="2"/>
  </w:num>
  <w:num w:numId="11" w16cid:durableId="21198377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2D"/>
    <w:rsid w:val="0002339D"/>
    <w:rsid w:val="00033EE6"/>
    <w:rsid w:val="00035957"/>
    <w:rsid w:val="00043786"/>
    <w:rsid w:val="00043CA5"/>
    <w:rsid w:val="00060433"/>
    <w:rsid w:val="000626A1"/>
    <w:rsid w:val="0007080E"/>
    <w:rsid w:val="0007396B"/>
    <w:rsid w:val="00080E56"/>
    <w:rsid w:val="000A08C6"/>
    <w:rsid w:val="000B3B42"/>
    <w:rsid w:val="000D25AC"/>
    <w:rsid w:val="000D2E72"/>
    <w:rsid w:val="000D7DA8"/>
    <w:rsid w:val="000E12EA"/>
    <w:rsid w:val="000E33A0"/>
    <w:rsid w:val="00106431"/>
    <w:rsid w:val="00106B12"/>
    <w:rsid w:val="0011301A"/>
    <w:rsid w:val="00126061"/>
    <w:rsid w:val="0015589E"/>
    <w:rsid w:val="001639CF"/>
    <w:rsid w:val="00166196"/>
    <w:rsid w:val="00166A10"/>
    <w:rsid w:val="00184F53"/>
    <w:rsid w:val="00185F67"/>
    <w:rsid w:val="00186894"/>
    <w:rsid w:val="00196779"/>
    <w:rsid w:val="001B794E"/>
    <w:rsid w:val="001E456C"/>
    <w:rsid w:val="002040AF"/>
    <w:rsid w:val="00222378"/>
    <w:rsid w:val="002249E8"/>
    <w:rsid w:val="00226655"/>
    <w:rsid w:val="002315F3"/>
    <w:rsid w:val="00251112"/>
    <w:rsid w:val="00261B88"/>
    <w:rsid w:val="00270E9C"/>
    <w:rsid w:val="0027306D"/>
    <w:rsid w:val="0029104E"/>
    <w:rsid w:val="002933A3"/>
    <w:rsid w:val="00295F65"/>
    <w:rsid w:val="00296469"/>
    <w:rsid w:val="002A1CF4"/>
    <w:rsid w:val="002B0117"/>
    <w:rsid w:val="002B72A9"/>
    <w:rsid w:val="002D7DAE"/>
    <w:rsid w:val="002F7276"/>
    <w:rsid w:val="003061C4"/>
    <w:rsid w:val="00312553"/>
    <w:rsid w:val="00317352"/>
    <w:rsid w:val="00331850"/>
    <w:rsid w:val="0033370C"/>
    <w:rsid w:val="00341E81"/>
    <w:rsid w:val="0034322E"/>
    <w:rsid w:val="003450C8"/>
    <w:rsid w:val="003471AC"/>
    <w:rsid w:val="003503BD"/>
    <w:rsid w:val="003567E3"/>
    <w:rsid w:val="00370D76"/>
    <w:rsid w:val="00373CBA"/>
    <w:rsid w:val="00391852"/>
    <w:rsid w:val="00391B40"/>
    <w:rsid w:val="0039749B"/>
    <w:rsid w:val="003C4389"/>
    <w:rsid w:val="0042376F"/>
    <w:rsid w:val="00453F77"/>
    <w:rsid w:val="00457DD7"/>
    <w:rsid w:val="004675AB"/>
    <w:rsid w:val="004867A1"/>
    <w:rsid w:val="00487E16"/>
    <w:rsid w:val="004911FE"/>
    <w:rsid w:val="00493C2B"/>
    <w:rsid w:val="004A2BB8"/>
    <w:rsid w:val="004D464A"/>
    <w:rsid w:val="004D6817"/>
    <w:rsid w:val="004E630E"/>
    <w:rsid w:val="004F4D0E"/>
    <w:rsid w:val="00537AAE"/>
    <w:rsid w:val="0056227C"/>
    <w:rsid w:val="00584491"/>
    <w:rsid w:val="00592CB1"/>
    <w:rsid w:val="005935D4"/>
    <w:rsid w:val="005A6A13"/>
    <w:rsid w:val="005C601F"/>
    <w:rsid w:val="005C7D94"/>
    <w:rsid w:val="005E2C75"/>
    <w:rsid w:val="005E5BC7"/>
    <w:rsid w:val="005F7ABB"/>
    <w:rsid w:val="0060433F"/>
    <w:rsid w:val="00615248"/>
    <w:rsid w:val="00615771"/>
    <w:rsid w:val="00615B9C"/>
    <w:rsid w:val="0061766A"/>
    <w:rsid w:val="00621A1E"/>
    <w:rsid w:val="00633BF8"/>
    <w:rsid w:val="00656CB6"/>
    <w:rsid w:val="00680B60"/>
    <w:rsid w:val="006821F5"/>
    <w:rsid w:val="00684723"/>
    <w:rsid w:val="00691EC7"/>
    <w:rsid w:val="006D028B"/>
    <w:rsid w:val="006D1EDA"/>
    <w:rsid w:val="006D4DA5"/>
    <w:rsid w:val="006E4EE5"/>
    <w:rsid w:val="00713AC8"/>
    <w:rsid w:val="0071789A"/>
    <w:rsid w:val="00722BA7"/>
    <w:rsid w:val="00725552"/>
    <w:rsid w:val="007276C1"/>
    <w:rsid w:val="00727969"/>
    <w:rsid w:val="00730B53"/>
    <w:rsid w:val="007A112F"/>
    <w:rsid w:val="007C289A"/>
    <w:rsid w:val="007D2560"/>
    <w:rsid w:val="007D7369"/>
    <w:rsid w:val="007E6CA8"/>
    <w:rsid w:val="008005FD"/>
    <w:rsid w:val="008024B1"/>
    <w:rsid w:val="008029DB"/>
    <w:rsid w:val="00804387"/>
    <w:rsid w:val="00805D40"/>
    <w:rsid w:val="008125E4"/>
    <w:rsid w:val="008163BF"/>
    <w:rsid w:val="00823BB7"/>
    <w:rsid w:val="00836046"/>
    <w:rsid w:val="0083727D"/>
    <w:rsid w:val="00844F25"/>
    <w:rsid w:val="00856ECF"/>
    <w:rsid w:val="00867D1B"/>
    <w:rsid w:val="008740DD"/>
    <w:rsid w:val="00876430"/>
    <w:rsid w:val="008950B5"/>
    <w:rsid w:val="008A44A7"/>
    <w:rsid w:val="008A5220"/>
    <w:rsid w:val="008A62CD"/>
    <w:rsid w:val="008A6931"/>
    <w:rsid w:val="008B07BC"/>
    <w:rsid w:val="008C4CDD"/>
    <w:rsid w:val="008D7425"/>
    <w:rsid w:val="008F169A"/>
    <w:rsid w:val="008F3D08"/>
    <w:rsid w:val="009012FB"/>
    <w:rsid w:val="00905AB8"/>
    <w:rsid w:val="009143AB"/>
    <w:rsid w:val="00924A3C"/>
    <w:rsid w:val="00937CEB"/>
    <w:rsid w:val="00960A5E"/>
    <w:rsid w:val="009617C6"/>
    <w:rsid w:val="00965E14"/>
    <w:rsid w:val="0098278D"/>
    <w:rsid w:val="0099328C"/>
    <w:rsid w:val="009A377F"/>
    <w:rsid w:val="009A4CD5"/>
    <w:rsid w:val="009D0029"/>
    <w:rsid w:val="009D2331"/>
    <w:rsid w:val="009D2728"/>
    <w:rsid w:val="009E04E4"/>
    <w:rsid w:val="009E437F"/>
    <w:rsid w:val="009E54EF"/>
    <w:rsid w:val="009E7BB1"/>
    <w:rsid w:val="00A34D8B"/>
    <w:rsid w:val="00A3693D"/>
    <w:rsid w:val="00A4245F"/>
    <w:rsid w:val="00A43214"/>
    <w:rsid w:val="00A433A3"/>
    <w:rsid w:val="00A4790F"/>
    <w:rsid w:val="00A71DFD"/>
    <w:rsid w:val="00A734FF"/>
    <w:rsid w:val="00A768DC"/>
    <w:rsid w:val="00A77096"/>
    <w:rsid w:val="00A90D50"/>
    <w:rsid w:val="00AA50F9"/>
    <w:rsid w:val="00AB28EE"/>
    <w:rsid w:val="00AC26F3"/>
    <w:rsid w:val="00AC2C7F"/>
    <w:rsid w:val="00AC490A"/>
    <w:rsid w:val="00AC4FEA"/>
    <w:rsid w:val="00AE5648"/>
    <w:rsid w:val="00AF592D"/>
    <w:rsid w:val="00B4742D"/>
    <w:rsid w:val="00B62868"/>
    <w:rsid w:val="00B72A51"/>
    <w:rsid w:val="00B7615D"/>
    <w:rsid w:val="00B83344"/>
    <w:rsid w:val="00B97210"/>
    <w:rsid w:val="00BC0852"/>
    <w:rsid w:val="00BC7E7D"/>
    <w:rsid w:val="00BD6F9B"/>
    <w:rsid w:val="00BE425F"/>
    <w:rsid w:val="00BE5D93"/>
    <w:rsid w:val="00C00F39"/>
    <w:rsid w:val="00C01FE2"/>
    <w:rsid w:val="00C05539"/>
    <w:rsid w:val="00C3114F"/>
    <w:rsid w:val="00C37DBB"/>
    <w:rsid w:val="00C51106"/>
    <w:rsid w:val="00C56E39"/>
    <w:rsid w:val="00C7259A"/>
    <w:rsid w:val="00C84510"/>
    <w:rsid w:val="00C8776B"/>
    <w:rsid w:val="00C92221"/>
    <w:rsid w:val="00CA3FF3"/>
    <w:rsid w:val="00CB53AF"/>
    <w:rsid w:val="00CC4535"/>
    <w:rsid w:val="00CE1520"/>
    <w:rsid w:val="00CE4210"/>
    <w:rsid w:val="00CF4873"/>
    <w:rsid w:val="00CF6748"/>
    <w:rsid w:val="00D17F37"/>
    <w:rsid w:val="00D351BB"/>
    <w:rsid w:val="00D4395D"/>
    <w:rsid w:val="00D45D92"/>
    <w:rsid w:val="00D472FC"/>
    <w:rsid w:val="00D50878"/>
    <w:rsid w:val="00D532BA"/>
    <w:rsid w:val="00D5399B"/>
    <w:rsid w:val="00D62648"/>
    <w:rsid w:val="00D82191"/>
    <w:rsid w:val="00D91FA6"/>
    <w:rsid w:val="00D94E44"/>
    <w:rsid w:val="00D97412"/>
    <w:rsid w:val="00DA5D92"/>
    <w:rsid w:val="00DB5956"/>
    <w:rsid w:val="00DE76F6"/>
    <w:rsid w:val="00DE77EF"/>
    <w:rsid w:val="00E02235"/>
    <w:rsid w:val="00E10CBD"/>
    <w:rsid w:val="00E13705"/>
    <w:rsid w:val="00E1660B"/>
    <w:rsid w:val="00E35AE1"/>
    <w:rsid w:val="00E40BB4"/>
    <w:rsid w:val="00E501A1"/>
    <w:rsid w:val="00E70DBA"/>
    <w:rsid w:val="00E74E3A"/>
    <w:rsid w:val="00E82A8C"/>
    <w:rsid w:val="00E935CE"/>
    <w:rsid w:val="00EA01E8"/>
    <w:rsid w:val="00EA2763"/>
    <w:rsid w:val="00EA4831"/>
    <w:rsid w:val="00EC15BD"/>
    <w:rsid w:val="00ED2227"/>
    <w:rsid w:val="00ED5FAF"/>
    <w:rsid w:val="00EF00FC"/>
    <w:rsid w:val="00F27706"/>
    <w:rsid w:val="00F3115A"/>
    <w:rsid w:val="00F37FD8"/>
    <w:rsid w:val="00F4135F"/>
    <w:rsid w:val="00F42F9C"/>
    <w:rsid w:val="00F53765"/>
    <w:rsid w:val="00F625EC"/>
    <w:rsid w:val="00F80C1B"/>
    <w:rsid w:val="00F818E5"/>
    <w:rsid w:val="00F91802"/>
    <w:rsid w:val="00FA3794"/>
    <w:rsid w:val="00FA526F"/>
    <w:rsid w:val="00FA6F3B"/>
    <w:rsid w:val="00FB4261"/>
    <w:rsid w:val="00FC5EDA"/>
    <w:rsid w:val="00FD2FC2"/>
    <w:rsid w:val="00FD44BD"/>
    <w:rsid w:val="00FE0E2D"/>
    <w:rsid w:val="00FE555C"/>
    <w:rsid w:val="00FF0247"/>
    <w:rsid w:val="00FF71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2E2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2D"/>
  </w:style>
  <w:style w:type="paragraph" w:styleId="Footer">
    <w:name w:val="footer"/>
    <w:basedOn w:val="Normal"/>
    <w:link w:val="FooterChar"/>
    <w:uiPriority w:val="99"/>
    <w:unhideWhenUsed/>
    <w:rsid w:val="00B47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2D"/>
  </w:style>
  <w:style w:type="character" w:customStyle="1" w:styleId="Heading1Char">
    <w:name w:val="Heading 1 Char"/>
    <w:basedOn w:val="DefaultParagraphFont"/>
    <w:link w:val="Heading1"/>
    <w:uiPriority w:val="9"/>
    <w:rsid w:val="00680B6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97210"/>
    <w:rPr>
      <w:color w:val="0563C1" w:themeColor="hyperlink"/>
      <w:u w:val="single"/>
    </w:rPr>
  </w:style>
  <w:style w:type="character" w:styleId="UnresolvedMention">
    <w:name w:val="Unresolved Mention"/>
    <w:basedOn w:val="DefaultParagraphFont"/>
    <w:uiPriority w:val="99"/>
    <w:semiHidden/>
    <w:unhideWhenUsed/>
    <w:rsid w:val="00B97210"/>
    <w:rPr>
      <w:color w:val="605E5C"/>
      <w:shd w:val="clear" w:color="auto" w:fill="E1DFDD"/>
    </w:rPr>
  </w:style>
  <w:style w:type="character" w:styleId="CommentReference">
    <w:name w:val="annotation reference"/>
    <w:basedOn w:val="DefaultParagraphFont"/>
    <w:uiPriority w:val="99"/>
    <w:semiHidden/>
    <w:unhideWhenUsed/>
    <w:rsid w:val="0034322E"/>
    <w:rPr>
      <w:sz w:val="16"/>
      <w:szCs w:val="16"/>
    </w:rPr>
  </w:style>
  <w:style w:type="paragraph" w:styleId="CommentText">
    <w:name w:val="annotation text"/>
    <w:basedOn w:val="Normal"/>
    <w:link w:val="CommentTextChar"/>
    <w:uiPriority w:val="99"/>
    <w:semiHidden/>
    <w:unhideWhenUsed/>
    <w:rsid w:val="0034322E"/>
    <w:pPr>
      <w:spacing w:line="240" w:lineRule="auto"/>
    </w:pPr>
    <w:rPr>
      <w:sz w:val="20"/>
      <w:szCs w:val="20"/>
    </w:rPr>
  </w:style>
  <w:style w:type="character" w:customStyle="1" w:styleId="CommentTextChar">
    <w:name w:val="Comment Text Char"/>
    <w:basedOn w:val="DefaultParagraphFont"/>
    <w:link w:val="CommentText"/>
    <w:uiPriority w:val="99"/>
    <w:semiHidden/>
    <w:rsid w:val="0034322E"/>
    <w:rPr>
      <w:sz w:val="20"/>
      <w:szCs w:val="20"/>
    </w:rPr>
  </w:style>
  <w:style w:type="paragraph" w:styleId="CommentSubject">
    <w:name w:val="annotation subject"/>
    <w:basedOn w:val="CommentText"/>
    <w:next w:val="CommentText"/>
    <w:link w:val="CommentSubjectChar"/>
    <w:uiPriority w:val="99"/>
    <w:semiHidden/>
    <w:unhideWhenUsed/>
    <w:rsid w:val="0034322E"/>
    <w:rPr>
      <w:b/>
      <w:bCs/>
    </w:rPr>
  </w:style>
  <w:style w:type="character" w:customStyle="1" w:styleId="CommentSubjectChar">
    <w:name w:val="Comment Subject Char"/>
    <w:basedOn w:val="CommentTextChar"/>
    <w:link w:val="CommentSubject"/>
    <w:uiPriority w:val="99"/>
    <w:semiHidden/>
    <w:rsid w:val="0034322E"/>
    <w:rPr>
      <w:b/>
      <w:bCs/>
      <w:sz w:val="20"/>
      <w:szCs w:val="20"/>
    </w:rPr>
  </w:style>
  <w:style w:type="paragraph" w:styleId="BalloonText">
    <w:name w:val="Balloon Text"/>
    <w:basedOn w:val="Normal"/>
    <w:link w:val="BalloonTextChar"/>
    <w:uiPriority w:val="99"/>
    <w:semiHidden/>
    <w:unhideWhenUsed/>
    <w:rsid w:val="003432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322E"/>
    <w:rPr>
      <w:rFonts w:ascii="Segoe UI" w:hAnsi="Segoe UI" w:cs="Segoe UI"/>
      <w:sz w:val="18"/>
      <w:szCs w:val="18"/>
    </w:rPr>
  </w:style>
  <w:style w:type="character" w:styleId="FollowedHyperlink">
    <w:name w:val="FollowedHyperlink"/>
    <w:basedOn w:val="DefaultParagraphFont"/>
    <w:uiPriority w:val="99"/>
    <w:semiHidden/>
    <w:unhideWhenUsed/>
    <w:rsid w:val="008F169A"/>
    <w:rPr>
      <w:color w:val="954F72" w:themeColor="followedHyperlink"/>
      <w:u w:val="single"/>
    </w:rPr>
  </w:style>
  <w:style w:type="paragraph" w:styleId="Revision">
    <w:name w:val="Revision"/>
    <w:hidden/>
    <w:uiPriority w:val="99"/>
    <w:semiHidden/>
    <w:rsid w:val="009E04E4"/>
    <w:pPr>
      <w:spacing w:after="0" w:line="240" w:lineRule="auto"/>
    </w:pPr>
  </w:style>
  <w:style w:type="table" w:styleId="TableGrid">
    <w:name w:val="Table Grid"/>
    <w:basedOn w:val="TableNormal"/>
    <w:uiPriority w:val="39"/>
    <w:rsid w:val="00CF6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A52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A2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87830">
      <w:bodyDiv w:val="1"/>
      <w:marLeft w:val="0"/>
      <w:marRight w:val="0"/>
      <w:marTop w:val="0"/>
      <w:marBottom w:val="0"/>
      <w:divBdr>
        <w:top w:val="none" w:sz="0" w:space="0" w:color="auto"/>
        <w:left w:val="none" w:sz="0" w:space="0" w:color="auto"/>
        <w:bottom w:val="none" w:sz="0" w:space="0" w:color="auto"/>
        <w:right w:val="none" w:sz="0" w:space="0" w:color="auto"/>
      </w:divBdr>
    </w:div>
    <w:div w:id="307249573">
      <w:bodyDiv w:val="1"/>
      <w:marLeft w:val="0"/>
      <w:marRight w:val="0"/>
      <w:marTop w:val="0"/>
      <w:marBottom w:val="0"/>
      <w:divBdr>
        <w:top w:val="none" w:sz="0" w:space="0" w:color="auto"/>
        <w:left w:val="none" w:sz="0" w:space="0" w:color="auto"/>
        <w:bottom w:val="none" w:sz="0" w:space="0" w:color="auto"/>
        <w:right w:val="none" w:sz="0" w:space="0" w:color="auto"/>
      </w:divBdr>
    </w:div>
    <w:div w:id="311179207">
      <w:bodyDiv w:val="1"/>
      <w:marLeft w:val="0"/>
      <w:marRight w:val="0"/>
      <w:marTop w:val="0"/>
      <w:marBottom w:val="0"/>
      <w:divBdr>
        <w:top w:val="none" w:sz="0" w:space="0" w:color="auto"/>
        <w:left w:val="none" w:sz="0" w:space="0" w:color="auto"/>
        <w:bottom w:val="none" w:sz="0" w:space="0" w:color="auto"/>
        <w:right w:val="none" w:sz="0" w:space="0" w:color="auto"/>
      </w:divBdr>
    </w:div>
    <w:div w:id="315302929">
      <w:bodyDiv w:val="1"/>
      <w:marLeft w:val="0"/>
      <w:marRight w:val="0"/>
      <w:marTop w:val="0"/>
      <w:marBottom w:val="0"/>
      <w:divBdr>
        <w:top w:val="none" w:sz="0" w:space="0" w:color="auto"/>
        <w:left w:val="none" w:sz="0" w:space="0" w:color="auto"/>
        <w:bottom w:val="none" w:sz="0" w:space="0" w:color="auto"/>
        <w:right w:val="none" w:sz="0" w:space="0" w:color="auto"/>
      </w:divBdr>
    </w:div>
    <w:div w:id="467208723">
      <w:bodyDiv w:val="1"/>
      <w:marLeft w:val="0"/>
      <w:marRight w:val="0"/>
      <w:marTop w:val="0"/>
      <w:marBottom w:val="0"/>
      <w:divBdr>
        <w:top w:val="none" w:sz="0" w:space="0" w:color="auto"/>
        <w:left w:val="none" w:sz="0" w:space="0" w:color="auto"/>
        <w:bottom w:val="none" w:sz="0" w:space="0" w:color="auto"/>
        <w:right w:val="none" w:sz="0" w:space="0" w:color="auto"/>
      </w:divBdr>
    </w:div>
    <w:div w:id="623778578">
      <w:bodyDiv w:val="1"/>
      <w:marLeft w:val="0"/>
      <w:marRight w:val="0"/>
      <w:marTop w:val="0"/>
      <w:marBottom w:val="0"/>
      <w:divBdr>
        <w:top w:val="none" w:sz="0" w:space="0" w:color="auto"/>
        <w:left w:val="none" w:sz="0" w:space="0" w:color="auto"/>
        <w:bottom w:val="none" w:sz="0" w:space="0" w:color="auto"/>
        <w:right w:val="none" w:sz="0" w:space="0" w:color="auto"/>
      </w:divBdr>
      <w:divsChild>
        <w:div w:id="2025014647">
          <w:marLeft w:val="0"/>
          <w:marRight w:val="0"/>
          <w:marTop w:val="0"/>
          <w:marBottom w:val="0"/>
          <w:divBdr>
            <w:top w:val="none" w:sz="0" w:space="0" w:color="DFE1E2"/>
            <w:left w:val="none" w:sz="0" w:space="0" w:color="DFE1E2"/>
            <w:bottom w:val="single" w:sz="6" w:space="0" w:color="DFE1E2"/>
            <w:right w:val="none" w:sz="0" w:space="0" w:color="DFE1E2"/>
          </w:divBdr>
          <w:divsChild>
            <w:div w:id="628048794">
              <w:marLeft w:val="0"/>
              <w:marRight w:val="0"/>
              <w:marTop w:val="0"/>
              <w:marBottom w:val="0"/>
              <w:divBdr>
                <w:top w:val="none" w:sz="0" w:space="0" w:color="auto"/>
                <w:left w:val="none" w:sz="0" w:space="0" w:color="auto"/>
                <w:bottom w:val="none" w:sz="0" w:space="0" w:color="auto"/>
                <w:right w:val="none" w:sz="0" w:space="0" w:color="auto"/>
              </w:divBdr>
              <w:divsChild>
                <w:div w:id="755596378">
                  <w:marLeft w:val="0"/>
                  <w:marRight w:val="0"/>
                  <w:marTop w:val="0"/>
                  <w:marBottom w:val="0"/>
                  <w:divBdr>
                    <w:top w:val="none" w:sz="0" w:space="0" w:color="auto"/>
                    <w:left w:val="none" w:sz="0" w:space="0" w:color="auto"/>
                    <w:bottom w:val="none" w:sz="0" w:space="0" w:color="auto"/>
                    <w:right w:val="none" w:sz="0" w:space="0" w:color="auto"/>
                  </w:divBdr>
                  <w:divsChild>
                    <w:div w:id="1416785528">
                      <w:marLeft w:val="0"/>
                      <w:marRight w:val="0"/>
                      <w:marTop w:val="0"/>
                      <w:marBottom w:val="0"/>
                      <w:divBdr>
                        <w:top w:val="none" w:sz="0" w:space="0" w:color="auto"/>
                        <w:left w:val="none" w:sz="0" w:space="0" w:color="auto"/>
                        <w:bottom w:val="none" w:sz="0" w:space="0" w:color="auto"/>
                        <w:right w:val="none" w:sz="0" w:space="0" w:color="auto"/>
                      </w:divBdr>
                      <w:divsChild>
                        <w:div w:id="17751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628995">
      <w:bodyDiv w:val="1"/>
      <w:marLeft w:val="0"/>
      <w:marRight w:val="0"/>
      <w:marTop w:val="0"/>
      <w:marBottom w:val="0"/>
      <w:divBdr>
        <w:top w:val="none" w:sz="0" w:space="0" w:color="auto"/>
        <w:left w:val="none" w:sz="0" w:space="0" w:color="auto"/>
        <w:bottom w:val="none" w:sz="0" w:space="0" w:color="auto"/>
        <w:right w:val="none" w:sz="0" w:space="0" w:color="auto"/>
      </w:divBdr>
    </w:div>
    <w:div w:id="794907215">
      <w:bodyDiv w:val="1"/>
      <w:marLeft w:val="0"/>
      <w:marRight w:val="0"/>
      <w:marTop w:val="0"/>
      <w:marBottom w:val="0"/>
      <w:divBdr>
        <w:top w:val="none" w:sz="0" w:space="0" w:color="auto"/>
        <w:left w:val="none" w:sz="0" w:space="0" w:color="auto"/>
        <w:bottom w:val="none" w:sz="0" w:space="0" w:color="auto"/>
        <w:right w:val="none" w:sz="0" w:space="0" w:color="auto"/>
      </w:divBdr>
    </w:div>
    <w:div w:id="810291367">
      <w:bodyDiv w:val="1"/>
      <w:marLeft w:val="0"/>
      <w:marRight w:val="0"/>
      <w:marTop w:val="0"/>
      <w:marBottom w:val="0"/>
      <w:divBdr>
        <w:top w:val="none" w:sz="0" w:space="0" w:color="auto"/>
        <w:left w:val="none" w:sz="0" w:space="0" w:color="auto"/>
        <w:bottom w:val="none" w:sz="0" w:space="0" w:color="auto"/>
        <w:right w:val="none" w:sz="0" w:space="0" w:color="auto"/>
      </w:divBdr>
    </w:div>
    <w:div w:id="847214088">
      <w:bodyDiv w:val="1"/>
      <w:marLeft w:val="0"/>
      <w:marRight w:val="0"/>
      <w:marTop w:val="0"/>
      <w:marBottom w:val="0"/>
      <w:divBdr>
        <w:top w:val="none" w:sz="0" w:space="0" w:color="auto"/>
        <w:left w:val="none" w:sz="0" w:space="0" w:color="auto"/>
        <w:bottom w:val="none" w:sz="0" w:space="0" w:color="auto"/>
        <w:right w:val="none" w:sz="0" w:space="0" w:color="auto"/>
      </w:divBdr>
      <w:divsChild>
        <w:div w:id="2102603602">
          <w:marLeft w:val="0"/>
          <w:marRight w:val="0"/>
          <w:marTop w:val="0"/>
          <w:marBottom w:val="0"/>
          <w:divBdr>
            <w:top w:val="none" w:sz="0" w:space="0" w:color="DFE1E2"/>
            <w:left w:val="none" w:sz="0" w:space="0" w:color="DFE1E2"/>
            <w:bottom w:val="single" w:sz="6" w:space="0" w:color="DFE1E2"/>
            <w:right w:val="none" w:sz="0" w:space="0" w:color="DFE1E2"/>
          </w:divBdr>
          <w:divsChild>
            <w:div w:id="1106729700">
              <w:marLeft w:val="0"/>
              <w:marRight w:val="0"/>
              <w:marTop w:val="0"/>
              <w:marBottom w:val="0"/>
              <w:divBdr>
                <w:top w:val="none" w:sz="0" w:space="0" w:color="auto"/>
                <w:left w:val="none" w:sz="0" w:space="0" w:color="auto"/>
                <w:bottom w:val="none" w:sz="0" w:space="0" w:color="auto"/>
                <w:right w:val="none" w:sz="0" w:space="0" w:color="auto"/>
              </w:divBdr>
              <w:divsChild>
                <w:div w:id="1375887138">
                  <w:marLeft w:val="0"/>
                  <w:marRight w:val="0"/>
                  <w:marTop w:val="0"/>
                  <w:marBottom w:val="0"/>
                  <w:divBdr>
                    <w:top w:val="none" w:sz="0" w:space="0" w:color="auto"/>
                    <w:left w:val="none" w:sz="0" w:space="0" w:color="auto"/>
                    <w:bottom w:val="none" w:sz="0" w:space="0" w:color="auto"/>
                    <w:right w:val="none" w:sz="0" w:space="0" w:color="auto"/>
                  </w:divBdr>
                  <w:divsChild>
                    <w:div w:id="1046180580">
                      <w:marLeft w:val="0"/>
                      <w:marRight w:val="0"/>
                      <w:marTop w:val="0"/>
                      <w:marBottom w:val="0"/>
                      <w:divBdr>
                        <w:top w:val="none" w:sz="0" w:space="0" w:color="auto"/>
                        <w:left w:val="none" w:sz="0" w:space="0" w:color="auto"/>
                        <w:bottom w:val="none" w:sz="0" w:space="0" w:color="auto"/>
                        <w:right w:val="none" w:sz="0" w:space="0" w:color="auto"/>
                      </w:divBdr>
                      <w:divsChild>
                        <w:div w:id="9290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984356">
      <w:bodyDiv w:val="1"/>
      <w:marLeft w:val="0"/>
      <w:marRight w:val="0"/>
      <w:marTop w:val="0"/>
      <w:marBottom w:val="0"/>
      <w:divBdr>
        <w:top w:val="none" w:sz="0" w:space="0" w:color="auto"/>
        <w:left w:val="none" w:sz="0" w:space="0" w:color="auto"/>
        <w:bottom w:val="none" w:sz="0" w:space="0" w:color="auto"/>
        <w:right w:val="none" w:sz="0" w:space="0" w:color="auto"/>
      </w:divBdr>
    </w:div>
    <w:div w:id="1056272307">
      <w:bodyDiv w:val="1"/>
      <w:marLeft w:val="0"/>
      <w:marRight w:val="0"/>
      <w:marTop w:val="0"/>
      <w:marBottom w:val="0"/>
      <w:divBdr>
        <w:top w:val="none" w:sz="0" w:space="0" w:color="auto"/>
        <w:left w:val="none" w:sz="0" w:space="0" w:color="auto"/>
        <w:bottom w:val="none" w:sz="0" w:space="0" w:color="auto"/>
        <w:right w:val="none" w:sz="0" w:space="0" w:color="auto"/>
      </w:divBdr>
    </w:div>
    <w:div w:id="1135637540">
      <w:bodyDiv w:val="1"/>
      <w:marLeft w:val="0"/>
      <w:marRight w:val="0"/>
      <w:marTop w:val="0"/>
      <w:marBottom w:val="0"/>
      <w:divBdr>
        <w:top w:val="none" w:sz="0" w:space="0" w:color="auto"/>
        <w:left w:val="none" w:sz="0" w:space="0" w:color="auto"/>
        <w:bottom w:val="none" w:sz="0" w:space="0" w:color="auto"/>
        <w:right w:val="none" w:sz="0" w:space="0" w:color="auto"/>
      </w:divBdr>
      <w:divsChild>
        <w:div w:id="2003006841">
          <w:marLeft w:val="0"/>
          <w:marRight w:val="0"/>
          <w:marTop w:val="0"/>
          <w:marBottom w:val="0"/>
          <w:divBdr>
            <w:top w:val="none" w:sz="0" w:space="0" w:color="auto"/>
            <w:left w:val="none" w:sz="0" w:space="0" w:color="auto"/>
            <w:bottom w:val="none" w:sz="0" w:space="0" w:color="auto"/>
            <w:right w:val="none" w:sz="0" w:space="0" w:color="auto"/>
          </w:divBdr>
          <w:divsChild>
            <w:div w:id="9662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2114">
      <w:bodyDiv w:val="1"/>
      <w:marLeft w:val="0"/>
      <w:marRight w:val="0"/>
      <w:marTop w:val="0"/>
      <w:marBottom w:val="0"/>
      <w:divBdr>
        <w:top w:val="none" w:sz="0" w:space="0" w:color="auto"/>
        <w:left w:val="none" w:sz="0" w:space="0" w:color="auto"/>
        <w:bottom w:val="none" w:sz="0" w:space="0" w:color="auto"/>
        <w:right w:val="none" w:sz="0" w:space="0" w:color="auto"/>
      </w:divBdr>
    </w:div>
    <w:div w:id="1590577589">
      <w:bodyDiv w:val="1"/>
      <w:marLeft w:val="0"/>
      <w:marRight w:val="0"/>
      <w:marTop w:val="0"/>
      <w:marBottom w:val="0"/>
      <w:divBdr>
        <w:top w:val="none" w:sz="0" w:space="0" w:color="auto"/>
        <w:left w:val="none" w:sz="0" w:space="0" w:color="auto"/>
        <w:bottom w:val="none" w:sz="0" w:space="0" w:color="auto"/>
        <w:right w:val="none" w:sz="0" w:space="0" w:color="auto"/>
      </w:divBdr>
    </w:div>
    <w:div w:id="1835294394">
      <w:bodyDiv w:val="1"/>
      <w:marLeft w:val="0"/>
      <w:marRight w:val="0"/>
      <w:marTop w:val="0"/>
      <w:marBottom w:val="0"/>
      <w:divBdr>
        <w:top w:val="none" w:sz="0" w:space="0" w:color="auto"/>
        <w:left w:val="none" w:sz="0" w:space="0" w:color="auto"/>
        <w:bottom w:val="none" w:sz="0" w:space="0" w:color="auto"/>
        <w:right w:val="none" w:sz="0" w:space="0" w:color="auto"/>
      </w:divBdr>
    </w:div>
    <w:div w:id="193378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i.org/10.3390/rs13224683"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i.org/10.1016/j.jenvman.2020.11161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capellaspace.com/capella-unveils-worlds-highest-resolution-commercial-sar-imag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fs.usda.gov/speeches/state-forests-and-forestry-united-states-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oi.org/10.1126/sciadv.adf0259"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dx.doi.org/10.3390/rs9080863"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dx.doi.org/10.3390/f9080453" TargetMode="External"/><Relationship Id="rId30" Type="http://schemas.openxmlformats.org/officeDocument/2006/relationships/hyperlink" Target="http://dx.doi.org/10.3390/app10134574"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C25A7-B882-45CF-BAF7-E7733516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5407</Words>
  <Characters>30822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2023-11-29T22:51:00Z</dcterms:created>
  <dcterms:modified xsi:type="dcterms:W3CDTF">2023-11-30T19:12:00Z</dcterms:modified>
</cp:coreProperties>
</file>